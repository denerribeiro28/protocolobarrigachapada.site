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b w:val="1"/>
          <w:sz w:val="28"/>
          <w:szCs w:val="28"/>
          <w:rtl w:val="0"/>
        </w:rPr>
        <w:t xml:space="preserve">“Papai, eu vou ficar gorda igual à mamãe?”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Após ouvir essas duras palavras saindo da boca da nossa filha Sofia de 11 anos… 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Minha esposa desabou no sofá com lágrimas escorrendo pelo seu rosto. 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Tínhamos tentado de tudo… 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Exercícios em jejum, corridas, academia… 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Dietas que só tinham aveia, frango e salada… 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Cortamos carboidratos depois das 18. 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Eliminamos o açúcar e a gordura… 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tomamos água com limão após acordar. 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Nada adiantou. 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O peso na balança nunca diminuía.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Ela ficou com o coração partido…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Sua vida era governada por uma barriga mole e saliente.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pior de tudo foi quando ela olhou pra mim e disse: 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“Eu gostaria de desaparecer…”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Isso me deixou completamente impotente. 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Minha esposa sofreu todos esses anos… e pelo quê? 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nada? 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 foi o momento mais doloroso do nosso casamento.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sou grato por isso, porque esse momento humilhante das nossas vidas.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Nos levou a conhecer o Dr. John… 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 nos revelou um “ritual matinal de 3 minutos”... 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 foi mantido em segredo por uma tribo do Vietnã (um grupo de pessoas que não faz ideia o que significa obesidade). 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 segredo é tão poderoso que em poucas semanas, fez Jéssica Rodrigues, uma paulista de 44 anos, mãe de duas lindas meninas...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Dissolver do “nada” 23kg de gordura, do seu bumbum, dos seus quadris, do braços…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e do rosto!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E saiu disso…</w:t>
      </w:r>
    </w:p>
    <w:p w:rsidR="00000000" w:rsidDel="00000000" w:rsidP="00000000" w:rsidRDefault="00000000" w:rsidRPr="00000000" w14:paraId="0000004D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1790700" cy="24241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Pra isso. </w:t>
      </w:r>
    </w:p>
    <w:p w:rsidR="00000000" w:rsidDel="00000000" w:rsidP="00000000" w:rsidRDefault="00000000" w:rsidRPr="00000000" w14:paraId="00000051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1521828" cy="223086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1828" cy="2230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Sua família e seus amigos ficaram admirados com o seu corpo tonificado e as pernas sem celulites…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 imploravam para saber qual era o seu segredo. 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não apenas a Jéssica… 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Seu marido Marcelo também usava esse segredinho todas as manhãs… 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colocou um fim na barriga de chope… 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pela primeira vez na sua vida… 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Começaram a aparecer os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primeiros gominhos</w:t>
      </w:r>
      <w:r w:rsidDel="00000000" w:rsidR="00000000" w:rsidRPr="00000000">
        <w:rPr>
          <w:sz w:val="28"/>
          <w:szCs w:val="28"/>
          <w:rtl w:val="0"/>
        </w:rPr>
        <w:t xml:space="preserve"> no seu abdômen! 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o mais incrível era que a Jéssica e o Marcelo não pararam de comer suas comidas favoritas todos os dias… 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 verdade, com esse segredinho… 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Eles comiam até mais! 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se você está cética com tudo isso… 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 eu te entendo. 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202124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Sei bem o que é acreditar em promessas falsas.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por mais incrível que isso possa parecer…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Tudo isso é possível graças a esse ritual matinal de 3 minutos…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 é bizarramente simples, natural e seguro…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que você pode fazer em casa, nesse exato momento. </w: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antes que você pense… 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tem nada a ver com exercícios físicos… 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Contar calorias…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 qualquer tipo de dieta “da moda” que muitos profissionais tentam te vender hoje em dia.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acredite…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O que eu vou te revelar vai contra tudo que você ACHAVA que sabia sobre a perda de peso… </w:t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Bom, “eles” querem que você acredite que a culpa por ser gordo é sua… </w:t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Mas a verdade é uma só: a culpa literalmente não é sua!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202124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como eu sei de tudo isso</w:t>
      </w:r>
      <w:r w:rsidDel="00000000" w:rsidR="00000000" w:rsidRPr="00000000">
        <w:rPr>
          <w:color w:val="202124"/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0A1">
      <w:pPr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202124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Porque eu sou o Marcelo Rodrigues, marido da Jéssica.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 nos próximos 3 minutos e 19 segundos...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vai conhecer o Dr. John… 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Ele passou quase 8 anos da sua vida trabalhando para corporações gigantes…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pela primeira vez na vida, ele quebrou o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“código do silêncio”</w:t>
      </w:r>
      <w:r w:rsidDel="00000000" w:rsidR="00000000" w:rsidRPr="00000000">
        <w:rPr>
          <w:sz w:val="28"/>
          <w:szCs w:val="28"/>
          <w:rtl w:val="0"/>
        </w:rPr>
        <w:t xml:space="preserve">... </w:t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Revelou pra todo mundo a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causa real e misteriosa</w:t>
      </w:r>
      <w:r w:rsidDel="00000000" w:rsidR="00000000" w:rsidRPr="00000000">
        <w:rPr>
          <w:sz w:val="28"/>
          <w:szCs w:val="28"/>
          <w:rtl w:val="0"/>
        </w:rPr>
        <w:t xml:space="preserve"> de um metabolismo lento…</w:t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E do acúmulo de gordura na barriga. </w:t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Ele também revelou a identidade secreta do que os cientistas estão chamando de...</w:t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Tecido Anti Gordura…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que pesquisas de grandes universidades do mundo todo como Universidade Harvard, e Universidade de Buckingham em Londres… 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Constataram que esse tecido</w:t>
      </w:r>
      <w:r w:rsidDel="00000000" w:rsidR="00000000" w:rsidRPr="00000000">
        <w:rPr>
          <w:b w:val="1"/>
          <w:sz w:val="28"/>
          <w:szCs w:val="28"/>
          <w:rtl w:val="0"/>
        </w:rPr>
        <w:t xml:space="preserve"> diminui</w:t>
      </w:r>
      <w:r w:rsidDel="00000000" w:rsidR="00000000" w:rsidRPr="00000000">
        <w:rPr>
          <w:sz w:val="28"/>
          <w:szCs w:val="28"/>
          <w:rtl w:val="0"/>
        </w:rPr>
        <w:t xml:space="preserve"> à medida que você envelhece…</w:t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Especialmente depois dos seus 35 anos…</w:t>
      </w:r>
    </w:p>
    <w:p w:rsidR="00000000" w:rsidDel="00000000" w:rsidP="00000000" w:rsidRDefault="00000000" w:rsidRPr="00000000" w14:paraId="000000C5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 palavras do Dr. John…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“Sem esse Tecido Anti Gordura, é impossível perder peso e queimar gordura…”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Seja com dieta, ou exercício físico.</w:t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não perca as esperanças… </w:t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Porque ele garante que a </w:t>
      </w:r>
      <w:r w:rsidDel="00000000" w:rsidR="00000000" w:rsidRPr="00000000">
        <w:rPr>
          <w:b w:val="1"/>
          <w:sz w:val="28"/>
          <w:szCs w:val="28"/>
          <w:rtl w:val="0"/>
        </w:rPr>
        <w:t xml:space="preserve">solução</w:t>
      </w:r>
      <w:r w:rsidDel="00000000" w:rsidR="00000000" w:rsidRPr="00000000">
        <w:rPr>
          <w:sz w:val="28"/>
          <w:szCs w:val="28"/>
          <w:rtl w:val="0"/>
        </w:rPr>
        <w:t xml:space="preserve"> pra isso é simples e fácil… </w:t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posso garantir que você nunca viu ou tentou antes.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vai aprender como reverter esse quadro em poucos segundos. </w:t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Porque esse </w:t>
      </w: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segredinho</w:t>
      </w:r>
      <w:r w:rsidDel="00000000" w:rsidR="00000000" w:rsidRPr="00000000">
        <w:rPr>
          <w:sz w:val="28"/>
          <w:szCs w:val="28"/>
          <w:rtl w:val="0"/>
        </w:rPr>
        <w:t xml:space="preserve"> que estou prestes a revelar para você…</w:t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Ativa e </w:t>
      </w:r>
      <w:r w:rsidDel="00000000" w:rsidR="00000000" w:rsidRPr="00000000">
        <w:rPr>
          <w:b w:val="1"/>
          <w:sz w:val="28"/>
          <w:szCs w:val="28"/>
          <w:rtl w:val="0"/>
        </w:rPr>
        <w:t xml:space="preserve">multiplica em 700%</w:t>
      </w:r>
      <w:r w:rsidDel="00000000" w:rsidR="00000000" w:rsidRPr="00000000">
        <w:rPr>
          <w:sz w:val="28"/>
          <w:szCs w:val="28"/>
          <w:rtl w:val="0"/>
        </w:rPr>
        <w:t xml:space="preserve"> a produção do tecido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anti gordura</w:t>
      </w:r>
      <w:r w:rsidDel="00000000" w:rsidR="00000000" w:rsidRPr="00000000">
        <w:rPr>
          <w:sz w:val="28"/>
          <w:szCs w:val="28"/>
          <w:rtl w:val="0"/>
        </w:rPr>
        <w:t xml:space="preserve">…</w:t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quando você ativa… derreter as gordurinhas mais profundas do seu corpo (aquelas que pareciam inatingíveis), se torna inevitável.  </w:t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 segredinho já transformou a vida de muitas pessoas pelo Brasil… </w:t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Como a Maria… que disse:</w:t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Já perdi quatro números de vestido e perdi pouco mais de 20kgs, é ótimo olhar no espelho agora quando vejo meu reflexo. Eu adoro isso. </w:t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E o Saulo… que disse:</w:t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Pela primeira vez na minha vida pensei para mim mesmo que consigo perder peso. Perdi 17kgs e com isso perdi todos os meus sentimentos de ansiedade e constrangimento... minha vida está totalmente transformada.</w:t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assim como funcionou para eles...</w:t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Como você se sentirá quando isso funcionar para você? </w:t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segundo o Dr. John… </w:t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Como esse ritual ataca diretamente a causa raiz do ganho de peso… </w:t>
      </w:r>
    </w:p>
    <w:p w:rsidR="00000000" w:rsidDel="00000000" w:rsidP="00000000" w:rsidRDefault="00000000" w:rsidRPr="00000000" w14:paraId="000000F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Uma vez que a gordura se foi... se foi para sempre! </w:t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Portanto, você nunca mais sofrerá com o efeito sanfona. </w:t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nunca ouviu falar sobre essa solução antes…</w:t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Porque a indústria (gananciosa) e corrupta da perda de peso… que faturam mais de 78 bilhões de dólares por ano, </w:t>
      </w:r>
      <w:r w:rsidDel="00000000" w:rsidR="00000000" w:rsidRPr="00000000">
        <w:rPr>
          <w:b w:val="1"/>
          <w:sz w:val="28"/>
          <w:szCs w:val="28"/>
          <w:rtl w:val="0"/>
        </w:rPr>
        <w:t xml:space="preserve">está fazendo de tudo que está ao seu alcance para esconder isso de você… </w:t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Inclusive já descobri que eles estão tentando remover esse vídeo da internet… </w:t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Porque todo o “negócio” deles depende de você ficar cada vez mais gordo e doente…</w:t>
      </w:r>
    </w:p>
    <w:p w:rsidR="00000000" w:rsidDel="00000000" w:rsidP="00000000" w:rsidRDefault="00000000" w:rsidRPr="00000000" w14:paraId="000001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 ser cliente dessas companhias a vida toda.</w:t>
      </w:r>
    </w:p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Portanto, ouça e preste muita atenção… e fique comigo até o final desse vídeo…</w:t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Porque nessa apresentação “proibida”... </w:t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ficará chocado quando descobrir a identidade secreta do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tecido anti gordura… </w:t>
      </w:r>
    </w:p>
    <w:p w:rsidR="00000000" w:rsidDel="00000000" w:rsidP="00000000" w:rsidRDefault="00000000" w:rsidRPr="00000000" w14:paraId="000001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 a causa raiz de toda a gordura do seu corpo.</w:t>
      </w:r>
    </w:p>
    <w:p w:rsidR="00000000" w:rsidDel="00000000" w:rsidP="00000000" w:rsidRDefault="00000000" w:rsidRPr="00000000" w14:paraId="000001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Isso não tem nada a ver com sua genética… </w:t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hormônios…</w:t>
      </w:r>
    </w:p>
    <w:p w:rsidR="00000000" w:rsidDel="00000000" w:rsidP="00000000" w:rsidRDefault="00000000" w:rsidRPr="00000000" w14:paraId="000001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as bactérias do seu intestino…</w:t>
      </w:r>
    </w:p>
    <w:p w:rsidR="00000000" w:rsidDel="00000000" w:rsidP="00000000" w:rsidRDefault="00000000" w:rsidRPr="00000000" w14:paraId="000001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a qualidade do sono… </w:t>
      </w:r>
    </w:p>
    <w:p w:rsidR="00000000" w:rsidDel="00000000" w:rsidP="00000000" w:rsidRDefault="00000000" w:rsidRPr="00000000" w14:paraId="000001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 qualquer outra razão que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“eles querem que você acredite”.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também é por essa razão que algumas pessoas são magras desde que nasceram…</w:t>
      </w:r>
    </w:p>
    <w:p w:rsidR="00000000" w:rsidDel="00000000" w:rsidP="00000000" w:rsidRDefault="00000000" w:rsidRPr="00000000" w14:paraId="000001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Podem comer o que quiserem… </w:t>
      </w:r>
    </w:p>
    <w:p w:rsidR="00000000" w:rsidDel="00000000" w:rsidP="00000000" w:rsidRDefault="00000000" w:rsidRPr="00000000" w14:paraId="000001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ainda ficam perfeitas em roupas de banho, com um biquíni ou uma sunga…</w:t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outras, assim como eu e você… </w:t>
      </w:r>
    </w:p>
    <w:p w:rsidR="00000000" w:rsidDel="00000000" w:rsidP="00000000" w:rsidRDefault="00000000" w:rsidRPr="00000000" w14:paraId="000001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Que come igual um passarinho, treinam o dia todo…</w:t>
      </w:r>
    </w:p>
    <w:p w:rsidR="00000000" w:rsidDel="00000000" w:rsidP="00000000" w:rsidRDefault="00000000" w:rsidRPr="00000000" w14:paraId="000001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Sofrem para perder </w:t>
      </w:r>
      <w:r w:rsidDel="00000000" w:rsidR="00000000" w:rsidRPr="00000000">
        <w:rPr>
          <w:b w:val="1"/>
          <w:sz w:val="28"/>
          <w:szCs w:val="28"/>
          <w:rtl w:val="0"/>
        </w:rPr>
        <w:t xml:space="preserve">um quilinho.</w:t>
      </w:r>
    </w:p>
    <w:p w:rsidR="00000000" w:rsidDel="00000000" w:rsidP="00000000" w:rsidRDefault="00000000" w:rsidRPr="00000000" w14:paraId="000001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Você também vai aprender o exato passo a passo para que você também consiga ativar esse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"tecido anti gordura”... </w:t>
      </w:r>
    </w:p>
    <w:p w:rsidR="00000000" w:rsidDel="00000000" w:rsidP="00000000" w:rsidRDefault="00000000" w:rsidRPr="00000000" w14:paraId="000001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Fazendo com que as células que queimam calorias fiquem trabalhando no seu corpo durante o dia todo…</w:t>
      </w:r>
    </w:p>
    <w:p w:rsidR="00000000" w:rsidDel="00000000" w:rsidP="00000000" w:rsidRDefault="00000000" w:rsidRPr="00000000" w14:paraId="000001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 precisar sair de casa. </w:t>
      </w:r>
    </w:p>
    <w:p w:rsidR="00000000" w:rsidDel="00000000" w:rsidP="00000000" w:rsidRDefault="00000000" w:rsidRPr="00000000" w14:paraId="000001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Além disso, vou compartilhar todos os estudos das melhores universidades que comprovam tudo o que estou dizendo sobre como e por que isso funciona... </w:t>
      </w:r>
    </w:p>
    <w:p w:rsidR="00000000" w:rsidDel="00000000" w:rsidP="00000000" w:rsidRDefault="00000000" w:rsidRPr="00000000" w14:paraId="000001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Tudo isso, mais algumas surpresas escondidas no caminho dentro deste vídeo que mal posso esperar para vocês verem... </w:t>
      </w:r>
    </w:p>
    <w:p w:rsidR="00000000" w:rsidDel="00000000" w:rsidP="00000000" w:rsidRDefault="00000000" w:rsidRPr="00000000" w14:paraId="000001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Como já falei antes…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8"/>
          <w:szCs w:val="28"/>
        </w:rPr>
      </w:pP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sz w:val="28"/>
          <w:szCs w:val="28"/>
          <w:rtl w:val="0"/>
        </w:rPr>
        <w:t xml:space="preserve">Meu nome é Marcelo Rodrigues…</w:t>
      </w:r>
    </w:p>
    <w:p w:rsidR="00000000" w:rsidDel="00000000" w:rsidP="00000000" w:rsidRDefault="00000000" w:rsidRPr="00000000" w14:paraId="000001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sou um professor, nutricionista ou influencer fitness…</w:t>
      </w:r>
    </w:p>
    <w:p w:rsidR="00000000" w:rsidDel="00000000" w:rsidP="00000000" w:rsidRDefault="00000000" w:rsidRPr="00000000" w14:paraId="000001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Sou apenas uma pessoa normal, assim como você.</w:t>
      </w:r>
    </w:p>
    <w:p w:rsidR="00000000" w:rsidDel="00000000" w:rsidP="00000000" w:rsidRDefault="00000000" w:rsidRPr="00000000" w14:paraId="000001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Sou um delegado de polícia de 43 anos de idade…</w:t>
      </w:r>
    </w:p>
    <w:p w:rsidR="00000000" w:rsidDel="00000000" w:rsidP="00000000" w:rsidRDefault="00000000" w:rsidRPr="00000000" w14:paraId="000001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vivo com minha esposa Jéssica e minhas duas lindas filhas, em Ribeirão Preto, São Paulo.</w:t>
      </w:r>
    </w:p>
    <w:p w:rsidR="00000000" w:rsidDel="00000000" w:rsidP="00000000" w:rsidRDefault="00000000" w:rsidRPr="00000000" w14:paraId="000001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E acredite, eu sei como é perder o controle de uma situação que parece fácil.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que parece ser só uma gordurinha de nada, num piscar de olhos viram 25kg a mais na balança.</w:t>
      </w:r>
    </w:p>
    <w:p w:rsidR="00000000" w:rsidDel="00000000" w:rsidP="00000000" w:rsidRDefault="00000000" w:rsidRPr="00000000" w14:paraId="000001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foi isso que aconteceu comigo e com a Jéssica.</w:t>
      </w:r>
    </w:p>
    <w:p w:rsidR="00000000" w:rsidDel="00000000" w:rsidP="00000000" w:rsidRDefault="00000000" w:rsidRPr="00000000" w14:paraId="000001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Nos conhecemos há 20 anos…</w: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Éramos apaixonados e o mundo era perfeito.</w:t>
      </w:r>
    </w:p>
    <w:p w:rsidR="00000000" w:rsidDel="00000000" w:rsidP="00000000" w:rsidRDefault="00000000" w:rsidRPr="00000000" w14:paraId="000001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tempo se passou e, aos 26 anos, a Jéssica deu à luz a nossa primeira filha, a Sofia.</w:t>
      </w:r>
    </w:p>
    <w:p w:rsidR="00000000" w:rsidDel="00000000" w:rsidP="00000000" w:rsidRDefault="00000000" w:rsidRPr="00000000" w14:paraId="000001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Ela ganhou uns 10kg na gravidez, mas continuou fazendo o que sempre fazia…</w:t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Corridas leves, aulas de zumba… e tudo voltou ao normal.</w:t>
      </w:r>
    </w:p>
    <w:p w:rsidR="00000000" w:rsidDel="00000000" w:rsidP="00000000" w:rsidRDefault="00000000" w:rsidRPr="00000000" w14:paraId="000001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7 anos depois nasceu a nossa segunda filha, Isabel…</w:t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dessa vez, após comer por duas pessoas durante nove meses…</w:t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Ela engordou incríveis 27kg…</w:t>
      </w:r>
    </w:p>
    <w:p w:rsidR="00000000" w:rsidDel="00000000" w:rsidP="00000000" w:rsidRDefault="00000000" w:rsidRPr="00000000" w14:paraId="000001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Nosso médico disse que o teor de açúcar no sangue e a gordura ao redor da cintura e da barriga estava começando a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colocar muita pressão no seu coração… </w:t>
      </w:r>
    </w:p>
    <w:p w:rsidR="00000000" w:rsidDel="00000000" w:rsidP="00000000" w:rsidRDefault="00000000" w:rsidRPr="00000000" w14:paraId="000001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ela tinha que perder esses 27kg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urgentemente.</w:t>
      </w:r>
    </w:p>
    <w:p w:rsidR="00000000" w:rsidDel="00000000" w:rsidP="00000000" w:rsidRDefault="00000000" w:rsidRPr="00000000" w14:paraId="000001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agora, aos 33 anos, tudo que funcionava antes, não funcionava mais.</w:t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peso que ela ganhou na gravidez não sumia…</w:t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nos 5 anos seguintes ela tentou de tudo para perder peso.</w:t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Contar calorias…</w:t>
      </w:r>
    </w:p>
    <w:p w:rsidR="00000000" w:rsidDel="00000000" w:rsidP="00000000" w:rsidRDefault="00000000" w:rsidRPr="00000000" w14:paraId="000001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Dieta cetogênica… </w:t>
      </w:r>
    </w:p>
    <w:p w:rsidR="00000000" w:rsidDel="00000000" w:rsidP="00000000" w:rsidRDefault="00000000" w:rsidRPr="00000000" w14:paraId="000001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Jejum intermitente… </w:t>
      </w:r>
    </w:p>
    <w:p w:rsidR="00000000" w:rsidDel="00000000" w:rsidP="00000000" w:rsidRDefault="00000000" w:rsidRPr="00000000" w14:paraId="000001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Compramos até uma bicicleta de academia (que só piorou suas dores nos joelhos…)</w:t>
      </w:r>
    </w:p>
    <w:p w:rsidR="00000000" w:rsidDel="00000000" w:rsidP="00000000" w:rsidRDefault="00000000" w:rsidRPr="00000000" w14:paraId="000001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cada vez que ela tentava uma dieta nova, até perdia 1 ou 2kgs…  </w:t>
      </w:r>
    </w:p>
    <w:p w:rsidR="00000000" w:rsidDel="00000000" w:rsidP="00000000" w:rsidRDefault="00000000" w:rsidRPr="00000000" w14:paraId="000001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pela privação… </w:t>
      </w:r>
    </w:p>
    <w:p w:rsidR="00000000" w:rsidDel="00000000" w:rsidP="00000000" w:rsidRDefault="00000000" w:rsidRPr="00000000" w14:paraId="000001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Ela tinha uma recaída nas primeiras semanas…</w:t>
      </w:r>
    </w:p>
    <w:p w:rsidR="00000000" w:rsidDel="00000000" w:rsidP="00000000" w:rsidRDefault="00000000" w:rsidRPr="00000000" w14:paraId="000001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 ela sentia na pele o efeito rebote. </w:t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Nesse momento, a pele com aspecto de casca de laranja das celulites começaram a aparecer… </w:t>
      </w:r>
    </w:p>
    <w:p w:rsidR="00000000" w:rsidDel="00000000" w:rsidP="00000000" w:rsidRDefault="00000000" w:rsidRPr="00000000" w14:paraId="000001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dia após dia ela se afastava da mulher que eu conheci. </w:t>
      </w:r>
    </w:p>
    <w:p w:rsidR="00000000" w:rsidDel="00000000" w:rsidP="00000000" w:rsidRDefault="00000000" w:rsidRPr="00000000" w14:paraId="000001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Chegamos ao ponto de pensar que iríamos nos separar. </w:t>
      </w:r>
    </w:p>
    <w:p w:rsidR="00000000" w:rsidDel="00000000" w:rsidP="00000000" w:rsidRDefault="00000000" w:rsidRPr="00000000" w14:paraId="000001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Nossa vida sexual desapareceu… </w:t>
      </w:r>
    </w:p>
    <w:p w:rsidR="00000000" w:rsidDel="00000000" w:rsidP="00000000" w:rsidRDefault="00000000" w:rsidRPr="00000000" w14:paraId="000001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eu tinha vergonha de admitir isso, mas era impossível ter intimidade. </w:t>
      </w:r>
    </w:p>
    <w:p w:rsidR="00000000" w:rsidDel="00000000" w:rsidP="00000000" w:rsidRDefault="00000000" w:rsidRPr="00000000" w14:paraId="000001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Foi assim durante 9 anos…</w:t>
      </w:r>
    </w:p>
    <w:p w:rsidR="00000000" w:rsidDel="00000000" w:rsidP="00000000" w:rsidRDefault="00000000" w:rsidRPr="00000000" w14:paraId="000001B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ao invés de perder peso, agora ela engordou mais 29kgs.</w:t>
      </w:r>
    </w:p>
    <w:p w:rsidR="00000000" w:rsidDel="00000000" w:rsidP="00000000" w:rsidRDefault="00000000" w:rsidRPr="00000000" w14:paraId="000001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Nunca mais se vestiu na minha frente… </w:t>
      </w:r>
    </w:p>
    <w:p w:rsidR="00000000" w:rsidDel="00000000" w:rsidP="00000000" w:rsidRDefault="00000000" w:rsidRPr="00000000" w14:paraId="000001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Parou de se olhar no espelho…</w:t>
      </w:r>
    </w:p>
    <w:p w:rsidR="00000000" w:rsidDel="00000000" w:rsidP="00000000" w:rsidRDefault="00000000" w:rsidRPr="00000000" w14:paraId="000001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trancava a porta do banheiro quando ia tomar banho. </w:t>
      </w:r>
    </w:p>
    <w:p w:rsidR="00000000" w:rsidDel="00000000" w:rsidP="00000000" w:rsidRDefault="00000000" w:rsidRPr="00000000" w14:paraId="000001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Ela sempre pensava nas outras mulheres, magrinhas e em forma, que podiam comer tudo o que queriam. </w:t>
      </w:r>
    </w:p>
    <w:p w:rsidR="00000000" w:rsidDel="00000000" w:rsidP="00000000" w:rsidRDefault="00000000" w:rsidRPr="00000000" w14:paraId="000001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Eu me senti envergonhado. </w:t>
      </w:r>
    </w:p>
    <w:p w:rsidR="00000000" w:rsidDel="00000000" w:rsidP="00000000" w:rsidRDefault="00000000" w:rsidRPr="00000000" w14:paraId="000001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raiva da indústria corrupta do emagrecimento… </w:t>
      </w:r>
    </w:p>
    <w:p w:rsidR="00000000" w:rsidDel="00000000" w:rsidP="00000000" w:rsidRDefault="00000000" w:rsidRPr="00000000" w14:paraId="000001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 por mais de 10 anos,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secou </w:t>
      </w:r>
      <w:r w:rsidDel="00000000" w:rsidR="00000000" w:rsidRPr="00000000">
        <w:rPr>
          <w:sz w:val="28"/>
          <w:szCs w:val="28"/>
          <w:rtl w:val="0"/>
        </w:rPr>
        <w:t xml:space="preserve">nossas contas bancárias.</w:t>
      </w:r>
    </w:p>
    <w:p w:rsidR="00000000" w:rsidDel="00000000" w:rsidP="00000000" w:rsidRDefault="00000000" w:rsidRPr="00000000" w14:paraId="000001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tudo o que compramos foram mais problemas. </w:t>
      </w:r>
    </w:p>
    <w:p w:rsidR="00000000" w:rsidDel="00000000" w:rsidP="00000000" w:rsidRDefault="00000000" w:rsidRPr="00000000" w14:paraId="000001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Fiquei com muito medo de perdê-la. </w:t>
      </w:r>
    </w:p>
    <w:p w:rsidR="00000000" w:rsidDel="00000000" w:rsidP="00000000" w:rsidRDefault="00000000" w:rsidRPr="00000000" w14:paraId="000001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podia imaginar minhas filhas terem pais separados.</w:t>
      </w:r>
    </w:p>
    <w:p w:rsidR="00000000" w:rsidDel="00000000" w:rsidP="00000000" w:rsidRDefault="00000000" w:rsidRPr="00000000" w14:paraId="000001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em um belo domingo de manhã… </w:t>
      </w:r>
    </w:p>
    <w:p w:rsidR="00000000" w:rsidDel="00000000" w:rsidP="00000000" w:rsidRDefault="00000000" w:rsidRPr="00000000" w14:paraId="000001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Eu acordava antes de todo mundo sempre… </w:t>
      </w:r>
    </w:p>
    <w:p w:rsidR="00000000" w:rsidDel="00000000" w:rsidP="00000000" w:rsidRDefault="00000000" w:rsidRPr="00000000" w14:paraId="000001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Comecei a ver as notícias do dia, e me deparei com algo que me chamou a atenção. </w:t>
      </w:r>
    </w:p>
    <w:p w:rsidR="00000000" w:rsidDel="00000000" w:rsidP="00000000" w:rsidRDefault="00000000" w:rsidRPr="00000000" w14:paraId="000001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Essa notícia falava sobre um Dr…</w:t>
      </w:r>
    </w:p>
    <w:p w:rsidR="00000000" w:rsidDel="00000000" w:rsidP="00000000" w:rsidRDefault="00000000" w:rsidRPr="00000000" w14:paraId="000001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 médico de sessenta e dois anos que afirma que a obesidade já foi curada e que cita: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“A indústria do emagrecimento corrupta está escondendo isso de você”. </w:t>
      </w:r>
    </w:p>
    <w:p w:rsidR="00000000" w:rsidDel="00000000" w:rsidP="00000000" w:rsidRDefault="00000000" w:rsidRPr="00000000" w14:paraId="000001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Onde o Dr. John trabalhou por mais de oito anos como pesquisador e conselheiro, antes de tentar divulgar a verdade... </w:t>
      </w:r>
    </w:p>
    <w:p w:rsidR="00000000" w:rsidDel="00000000" w:rsidP="00000000" w:rsidRDefault="00000000" w:rsidRPr="00000000" w14:paraId="000001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Dr John já gastou uma pequena fortuna lutando com eles pelo direito de revelar o que ele chamou de... </w:t>
      </w:r>
    </w:p>
    <w:p w:rsidR="00000000" w:rsidDel="00000000" w:rsidP="00000000" w:rsidRDefault="00000000" w:rsidRPr="00000000" w14:paraId="000001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“O maior segredo de emagrecimento dos últimos 100 anos”. </w:t>
      </w:r>
    </w:p>
    <w:p w:rsidR="00000000" w:rsidDel="00000000" w:rsidP="00000000" w:rsidRDefault="00000000" w:rsidRPr="00000000" w14:paraId="000001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Depois de ver isso, eu sabia que tinha que falar com ele…</w:t>
      </w:r>
    </w:p>
    <w:p w:rsidR="00000000" w:rsidDel="00000000" w:rsidP="00000000" w:rsidRDefault="00000000" w:rsidRPr="00000000" w14:paraId="000001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Todos os dias eu ligava para sua secretária tentando marcar uma reunião… </w:t>
      </w:r>
    </w:p>
    <w:p w:rsidR="00000000" w:rsidDel="00000000" w:rsidP="00000000" w:rsidRDefault="00000000" w:rsidRPr="00000000" w14:paraId="000001F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Até que um dia ele acabou concordando. </w:t>
      </w:r>
    </w:p>
    <w:p w:rsidR="00000000" w:rsidDel="00000000" w:rsidP="00000000" w:rsidRDefault="00000000" w:rsidRPr="00000000" w14:paraId="000001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 contou sobre sua vida como médico e também sobre sua experiência fora do Brasil, numa ilha tropical na costa do Vietnã chamada de Cat Ba… </w:t>
      </w:r>
    </w:p>
    <w:p w:rsidR="00000000" w:rsidDel="00000000" w:rsidP="00000000" w:rsidRDefault="00000000" w:rsidRPr="00000000" w14:paraId="000002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Antes de começar a trabalhar em grandes corporações da indústria do emagrecimento nos Estados Unidos… </w:t>
      </w:r>
    </w:p>
    <w:p w:rsidR="00000000" w:rsidDel="00000000" w:rsidP="00000000" w:rsidRDefault="00000000" w:rsidRPr="00000000" w14:paraId="000002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bom…</w:t>
      </w:r>
    </w:p>
    <w:p w:rsidR="00000000" w:rsidDel="00000000" w:rsidP="00000000" w:rsidRDefault="00000000" w:rsidRPr="00000000" w14:paraId="000002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sabia que Cat Ba é um dos ecossistemas mais biodiversos e únicos do mundo?</w:t>
      </w:r>
    </w:p>
    <w:p w:rsidR="00000000" w:rsidDel="00000000" w:rsidP="00000000" w:rsidRDefault="00000000" w:rsidRPr="00000000" w14:paraId="000002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por incrível que pareça… </w:t>
      </w:r>
    </w:p>
    <w:p w:rsidR="00000000" w:rsidDel="00000000" w:rsidP="00000000" w:rsidRDefault="00000000" w:rsidRPr="00000000" w14:paraId="000002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Muitos remédios que existem hoje em dia, para pressão alta, queda de cabelo, visão e muitas outras… </w:t>
      </w:r>
    </w:p>
    <w:p w:rsidR="00000000" w:rsidDel="00000000" w:rsidP="00000000" w:rsidRDefault="00000000" w:rsidRPr="00000000" w14:paraId="000002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Vem das mais de 800 plantas medicinais que são exclusivas dessa ilha. </w:t>
      </w:r>
    </w:p>
    <w:p w:rsidR="00000000" w:rsidDel="00000000" w:rsidP="00000000" w:rsidRDefault="00000000" w:rsidRPr="00000000" w14:paraId="000002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enquanto ele me contava sobre essa ilha...</w:t>
      </w:r>
    </w:p>
    <w:p w:rsidR="00000000" w:rsidDel="00000000" w:rsidP="00000000" w:rsidRDefault="00000000" w:rsidRPr="00000000" w14:paraId="000002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Contei tudo sobre a luta da minha esposa por mais de 16 anos contra o sobrepeso… </w:t>
      </w:r>
    </w:p>
    <w:p w:rsidR="00000000" w:rsidDel="00000000" w:rsidP="00000000" w:rsidRDefault="00000000" w:rsidRPr="00000000" w14:paraId="000002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como isso afetou nossa relação e a vida dos nossos filhos também… </w:t>
      </w:r>
    </w:p>
    <w:p w:rsidR="00000000" w:rsidDel="00000000" w:rsidP="00000000" w:rsidRDefault="00000000" w:rsidRPr="00000000" w14:paraId="000002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como a saúde da Jéssica estava indo de mal a pior… </w:t>
      </w:r>
    </w:p>
    <w:p w:rsidR="00000000" w:rsidDel="00000000" w:rsidP="00000000" w:rsidRDefault="00000000" w:rsidRPr="00000000" w14:paraId="000002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Eu não tinha muito tempo a perder…</w:t>
      </w:r>
    </w:p>
    <w:p w:rsidR="00000000" w:rsidDel="00000000" w:rsidP="00000000" w:rsidRDefault="00000000" w:rsidRPr="00000000" w14:paraId="000002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implorei para o Dr John me revelar esse grande segredo de emagrecimento…</w:t>
      </w:r>
    </w:p>
    <w:p w:rsidR="00000000" w:rsidDel="00000000" w:rsidP="00000000" w:rsidRDefault="00000000" w:rsidRPr="00000000" w14:paraId="000002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fui ainda mais além… </w:t>
      </w:r>
    </w:p>
    <w:p w:rsidR="00000000" w:rsidDel="00000000" w:rsidP="00000000" w:rsidRDefault="00000000" w:rsidRPr="00000000" w14:paraId="000002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Perguntei se havia algo que pudéssemos fazer para reverter a situação da minha esposa, visto que tudo que ela tinha tentado durante décadas tinha falhado… </w:t>
      </w:r>
    </w:p>
    <w:p w:rsidR="00000000" w:rsidDel="00000000" w:rsidP="00000000" w:rsidRDefault="00000000" w:rsidRPr="00000000" w14:paraId="000002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 bom, o que o Dr. me falou nos próximos minutos explodiu minha mente... </w:t>
      </w:r>
    </w:p>
    <w:p w:rsidR="00000000" w:rsidDel="00000000" w:rsidP="00000000" w:rsidRDefault="00000000" w:rsidRPr="00000000" w14:paraId="000002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“Primeiro, entenda que nada disso é culpa da Jéssica”, ele disse… </w:t>
      </w:r>
    </w:p>
    <w:p w:rsidR="00000000" w:rsidDel="00000000" w:rsidP="00000000" w:rsidRDefault="00000000" w:rsidRPr="00000000" w14:paraId="000002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Sempre que você percebe que está engordando, as pessoas te dizem pra começar uma dieta, comer frango e salada, correr uma maratona na esteira, cortar carboidratos, contar calorias… e tudo mais… </w:t>
      </w:r>
    </w:p>
    <w:p w:rsidR="00000000" w:rsidDel="00000000" w:rsidP="00000000" w:rsidRDefault="00000000" w:rsidRPr="00000000" w14:paraId="000002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Isso soa familiar?</w:t>
      </w:r>
    </w:p>
    <w:p w:rsidR="00000000" w:rsidDel="00000000" w:rsidP="00000000" w:rsidRDefault="00000000" w:rsidRPr="00000000" w14:paraId="000002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a questão é que: a partir do momento em que você decide fazer uma dessas coisas você está fazendo o efeito contrário…</w:t>
      </w:r>
    </w:p>
    <w:p w:rsidR="00000000" w:rsidDel="00000000" w:rsidP="00000000" w:rsidRDefault="00000000" w:rsidRPr="00000000" w14:paraId="000002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Você está destinado a engordar mais.</w:t>
      </w:r>
    </w:p>
    <w:p w:rsidR="00000000" w:rsidDel="00000000" w:rsidP="00000000" w:rsidRDefault="00000000" w:rsidRPr="00000000" w14:paraId="000002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É assim que a indústria de emagrecimento faz milhões de dólares todos os anos… </w:t>
      </w:r>
    </w:p>
    <w:p w:rsidR="00000000" w:rsidDel="00000000" w:rsidP="00000000" w:rsidRDefault="00000000" w:rsidRPr="00000000" w14:paraId="000002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Foi assim que eles projetaram esse “modelo de negócio”... </w:t>
      </w:r>
    </w:p>
    <w:p w:rsidR="00000000" w:rsidDel="00000000" w:rsidP="00000000" w:rsidRDefault="00000000" w:rsidRPr="00000000" w14:paraId="000002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Afinal, quando foi a última vez que você fez dieta e o peso nunca mais voltou? </w:t>
      </w:r>
    </w:p>
    <w:p w:rsidR="00000000" w:rsidDel="00000000" w:rsidP="00000000" w:rsidRDefault="00000000" w:rsidRPr="00000000" w14:paraId="000002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Após iniciar uma dieta, suas gordurinhas podem diminuir um pouco… </w:t>
      </w:r>
    </w:p>
    <w:p w:rsidR="00000000" w:rsidDel="00000000" w:rsidP="00000000" w:rsidRDefault="00000000" w:rsidRPr="00000000" w14:paraId="000002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logo depois seu corpo começa a entrar em um estado que você sente uma fome descomunal… </w:t>
      </w:r>
    </w:p>
    <w:p w:rsidR="00000000" w:rsidDel="00000000" w:rsidP="00000000" w:rsidRDefault="00000000" w:rsidRPr="00000000" w14:paraId="000002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Isso desacelera seu metabolismo, e o corpo se protege retendo gordura. </w:t>
      </w:r>
    </w:p>
    <w:p w:rsidR="00000000" w:rsidDel="00000000" w:rsidP="00000000" w:rsidRDefault="00000000" w:rsidRPr="00000000" w14:paraId="000002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 estudo pouco conhecido de 2020 publicado na revista médica britânica testou 22.000 pessoas acima do peso, fazendo dietas populares como cetogênica, contagem de calorias, jejum intermitente e low carb… </w:t>
      </w:r>
    </w:p>
    <w:p w:rsidR="00000000" w:rsidDel="00000000" w:rsidP="00000000" w:rsidRDefault="00000000" w:rsidRPr="00000000" w14:paraId="000002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depois de 6 meses, descobriram que quase todos os vinte e dois mil participantes tinham sofrido um efeito rebote e fracassaram na dieta… </w:t>
      </w:r>
    </w:p>
    <w:p w:rsidR="00000000" w:rsidDel="00000000" w:rsidP="00000000" w:rsidRDefault="00000000" w:rsidRPr="00000000" w14:paraId="000002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66% ficaram mais gordos do que quando começaram. </w:t>
      </w:r>
    </w:p>
    <w:p w:rsidR="00000000" w:rsidDel="00000000" w:rsidP="00000000" w:rsidRDefault="00000000" w:rsidRPr="00000000" w14:paraId="000002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Lembre-se que quando sua dieta falha e você sente vergonha e falta de vontade depois de comer alimentos fora de sua dieta, </w:t>
      </w:r>
      <w:r w:rsidDel="00000000" w:rsidR="00000000" w:rsidRPr="00000000">
        <w:rPr>
          <w:b w:val="1"/>
          <w:sz w:val="28"/>
          <w:szCs w:val="28"/>
          <w:rtl w:val="0"/>
        </w:rPr>
        <w:t xml:space="preserve">a culpa não é sua... </w:t>
      </w:r>
    </w:p>
    <w:p w:rsidR="00000000" w:rsidDel="00000000" w:rsidP="00000000" w:rsidRDefault="00000000" w:rsidRPr="00000000" w14:paraId="000002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Pesquisas da Universidade de Berkeley na Califórnia descobriram que fazer dieta uma única vez pode desacelerar o metabolismo, deixar seus cabelos ralinhos, dar picos de fome e aumenta o risco de doenças cardíacas e osteoporose. </w:t>
      </w:r>
    </w:p>
    <w:p w:rsidR="00000000" w:rsidDel="00000000" w:rsidP="00000000" w:rsidRDefault="00000000" w:rsidRPr="00000000" w14:paraId="000002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E os danos do metabolismo podem ser permanentes.</w:t>
      </w:r>
    </w:p>
    <w:p w:rsidR="00000000" w:rsidDel="00000000" w:rsidP="00000000" w:rsidRDefault="00000000" w:rsidRPr="00000000" w14:paraId="000002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 verdade?  </w:t>
      </w:r>
    </w:p>
    <w:p w:rsidR="00000000" w:rsidDel="00000000" w:rsidP="00000000" w:rsidRDefault="00000000" w:rsidRPr="00000000" w14:paraId="000002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 pessoas magras não fazem dieta. </w:t>
      </w:r>
    </w:p>
    <w:p w:rsidR="00000000" w:rsidDel="00000000" w:rsidP="00000000" w:rsidRDefault="00000000" w:rsidRPr="00000000" w14:paraId="0000026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Elas não precisam fazer.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sz w:val="28"/>
          <w:szCs w:val="28"/>
        </w:rPr>
      </w:pP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sz w:val="28"/>
          <w:szCs w:val="28"/>
          <w:rtl w:val="0"/>
        </w:rPr>
        <w:t xml:space="preserve">O motivo? </w:t>
      </w:r>
    </w:p>
    <w:p w:rsidR="00000000" w:rsidDel="00000000" w:rsidP="00000000" w:rsidRDefault="00000000" w:rsidRPr="00000000" w14:paraId="000002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Elas possuem esse “Tecido Anti Gordura” em maior quantidade do que as pessoas acima do peso.  </w:t>
      </w:r>
    </w:p>
    <w:p w:rsidR="00000000" w:rsidDel="00000000" w:rsidP="00000000" w:rsidRDefault="00000000" w:rsidRPr="00000000" w14:paraId="000002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Dr. John me revelou também qual é o nome desse tecido… e porque ele é a chave para emagrecer de forma saudável e permanente. </w:t>
      </w:r>
    </w:p>
    <w:p w:rsidR="00000000" w:rsidDel="00000000" w:rsidP="00000000" w:rsidRDefault="00000000" w:rsidRPr="00000000" w14:paraId="000002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Veja, há dois tipos de gordura... </w:t>
      </w:r>
    </w:p>
    <w:p w:rsidR="00000000" w:rsidDel="00000000" w:rsidP="00000000" w:rsidRDefault="00000000" w:rsidRPr="00000000" w14:paraId="000002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Gordura branca e gordura marrom.</w:t>
      </w:r>
    </w:p>
    <w:p w:rsidR="00000000" w:rsidDel="00000000" w:rsidP="00000000" w:rsidRDefault="00000000" w:rsidRPr="00000000" w14:paraId="000002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Foi ensinado que somente bebês tinham essa gordura marrom especial...</w:t>
      </w:r>
    </w:p>
    <w:p w:rsidR="00000000" w:rsidDel="00000000" w:rsidP="00000000" w:rsidRDefault="00000000" w:rsidRPr="00000000" w14:paraId="000002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que corresponde a mais ou menos 5% do seu peso corporal… </w:t>
      </w:r>
    </w:p>
    <w:p w:rsidR="00000000" w:rsidDel="00000000" w:rsidP="00000000" w:rsidRDefault="00000000" w:rsidRPr="00000000" w14:paraId="000002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 bebês não conseguem tremer, então quando estão com frio… </w:t>
      </w:r>
    </w:p>
    <w:p w:rsidR="00000000" w:rsidDel="00000000" w:rsidP="00000000" w:rsidRDefault="00000000" w:rsidRPr="00000000" w14:paraId="000002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Essa gordura marrom é ativada para mantê-los aquecidos. </w:t>
      </w:r>
    </w:p>
    <w:p w:rsidR="00000000" w:rsidDel="00000000" w:rsidP="00000000" w:rsidRDefault="00000000" w:rsidRPr="00000000" w14:paraId="000002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 pesquisadores supõem que toda a gordura marrom desaparece durante a infância. </w:t>
      </w:r>
    </w:p>
    <w:p w:rsidR="00000000" w:rsidDel="00000000" w:rsidP="00000000" w:rsidRDefault="00000000" w:rsidRPr="00000000" w14:paraId="000002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em 2009, os cientistas da Finlândia fizeram uma pequena descoberta...</w:t>
      </w:r>
    </w:p>
    <w:p w:rsidR="00000000" w:rsidDel="00000000" w:rsidP="00000000" w:rsidRDefault="00000000" w:rsidRPr="00000000" w14:paraId="000002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 adultos também têm certas quantidades minúsculas de gordura marrom...</w:t>
      </w:r>
    </w:p>
    <w:p w:rsidR="00000000" w:rsidDel="00000000" w:rsidP="00000000" w:rsidRDefault="00000000" w:rsidRPr="00000000" w14:paraId="000002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Mas o que o aumento da gordura marrom tem a ver com a perda de peso?  </w:t>
      </w:r>
    </w:p>
    <w:p w:rsidR="00000000" w:rsidDel="00000000" w:rsidP="00000000" w:rsidRDefault="00000000" w:rsidRPr="00000000" w14:paraId="000002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Essa é a parte incrível… </w:t>
      </w:r>
    </w:p>
    <w:p w:rsidR="00000000" w:rsidDel="00000000" w:rsidP="00000000" w:rsidRDefault="00000000" w:rsidRPr="00000000" w14:paraId="000002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 estudo de 2021, publicado na Nature Medicine que testou 52.000 mulheres e homens de 30 a 80 anos... </w:t>
      </w:r>
    </w:p>
    <w:p w:rsidR="00000000" w:rsidDel="00000000" w:rsidP="00000000" w:rsidRDefault="00000000" w:rsidRPr="00000000" w14:paraId="000002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28"/>
          <w:szCs w:val="28"/>
        </w:rPr>
      </w:pP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sz w:val="28"/>
          <w:szCs w:val="28"/>
          <w:rtl w:val="0"/>
        </w:rPr>
        <w:t xml:space="preserve">Encontrou um fator comum em cada homem e mulher com excesso de peso... </w:t>
      </w:r>
    </w:p>
    <w:p w:rsidR="00000000" w:rsidDel="00000000" w:rsidP="00000000" w:rsidRDefault="00000000" w:rsidRPr="00000000" w14:paraId="000002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Baixos níveis de gordura marrom... </w:t>
      </w:r>
    </w:p>
    <w:p w:rsidR="00000000" w:rsidDel="00000000" w:rsidP="00000000" w:rsidRDefault="00000000" w:rsidRPr="00000000" w14:paraId="000002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 comum em todas as pessoas magras?  </w:t>
      </w:r>
    </w:p>
    <w:p w:rsidR="00000000" w:rsidDel="00000000" w:rsidP="00000000" w:rsidRDefault="00000000" w:rsidRPr="00000000" w14:paraId="000002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Exatamente, níveis mais altos de gordura marrom.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todos aqueles com mais gordura marrom tinham um excelente nível de açúcar no sangue, pressão arterial e colesterol... </w:t>
      </w:r>
    </w:p>
    <w:p w:rsidR="00000000" w:rsidDel="00000000" w:rsidP="00000000" w:rsidRDefault="00000000" w:rsidRPr="00000000" w14:paraId="000002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Uma incrível saúde do fígado, coração e artérias... </w:t>
      </w:r>
    </w:p>
    <w:p w:rsidR="00000000" w:rsidDel="00000000" w:rsidP="00000000" w:rsidRDefault="00000000" w:rsidRPr="00000000" w14:paraId="000002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ainda mais altos níveis de dopamina, o hormônio da felicidade.</w:t>
      </w:r>
    </w:p>
    <w:p w:rsidR="00000000" w:rsidDel="00000000" w:rsidP="00000000" w:rsidRDefault="00000000" w:rsidRPr="00000000" w14:paraId="000002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Sua cor marrom vem de suas mitocôndrias…</w:t>
      </w:r>
    </w:p>
    <w:p w:rsidR="00000000" w:rsidDel="00000000" w:rsidP="00000000" w:rsidRDefault="00000000" w:rsidRPr="00000000" w14:paraId="000002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sz w:val="28"/>
          <w:szCs w:val="28"/>
        </w:rPr>
      </w:pP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sz w:val="28"/>
          <w:szCs w:val="28"/>
          <w:rtl w:val="0"/>
        </w:rPr>
        <w:t xml:space="preserve">Que trabalham 24</w:t>
      </w:r>
      <w:sdt>
        <w:sdtPr>
          <w:tag w:val="goog_rdk_5"/>
        </w:sdtPr>
        <w:sdtContent>
          <w:ins w:author="Mentoria Teste" w:id="0" w:date="2022-02-15T00:01:38Z">
            <w:r w:rsidDel="00000000" w:rsidR="00000000" w:rsidRPr="00000000">
              <w:rPr>
                <w:sz w:val="28"/>
                <w:szCs w:val="28"/>
                <w:rtl w:val="0"/>
              </w:rPr>
              <w:t xml:space="preserve"> horas por dia e </w:t>
            </w:r>
          </w:ins>
        </w:sdtContent>
      </w:sdt>
      <w:sdt>
        <w:sdtPr>
          <w:tag w:val="goog_rdk_6"/>
        </w:sdtPr>
        <w:sdtContent>
          <w:del w:author="Mentoria Teste" w:id="0" w:date="2022-02-15T00:01:38Z">
            <w:r w:rsidDel="00000000" w:rsidR="00000000" w:rsidRPr="00000000">
              <w:rPr>
                <w:sz w:val="28"/>
                <w:szCs w:val="28"/>
                <w:rtl w:val="0"/>
              </w:rPr>
              <w:delText xml:space="preserve">/</w:delText>
            </w:r>
          </w:del>
        </w:sdtContent>
      </w:sdt>
      <w:r w:rsidDel="00000000" w:rsidR="00000000" w:rsidRPr="00000000">
        <w:rPr>
          <w:sz w:val="28"/>
          <w:szCs w:val="28"/>
          <w:rtl w:val="0"/>
        </w:rPr>
        <w:t xml:space="preserve">7</w:t>
      </w:r>
      <w:sdt>
        <w:sdtPr>
          <w:tag w:val="goog_rdk_7"/>
        </w:sdtPr>
        <w:sdtContent>
          <w:ins w:author="Mentoria Teste" w:id="1" w:date="2022-02-15T00:02:03Z">
            <w:r w:rsidDel="00000000" w:rsidR="00000000" w:rsidRPr="00000000">
              <w:rPr>
                <w:sz w:val="28"/>
                <w:szCs w:val="28"/>
                <w:rtl w:val="0"/>
              </w:rPr>
              <w:t xml:space="preserve"> dias por semana</w:t>
            </w:r>
          </w:ins>
        </w:sdtContent>
      </w:sdt>
      <w:r w:rsidDel="00000000" w:rsidR="00000000" w:rsidRPr="00000000">
        <w:rPr>
          <w:sz w:val="28"/>
          <w:szCs w:val="28"/>
          <w:rtl w:val="0"/>
        </w:rPr>
        <w:t xml:space="preserve"> para queimar calorias de suas reservas de gordura e transformar os alimentos que você come em pura energia…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mesmo que as células de gordura marrom sejam minúsculas, elas podem queimar até</w:t>
      </w:r>
      <w:r w:rsidDel="00000000" w:rsidR="00000000" w:rsidRPr="00000000">
        <w:rPr>
          <w:b w:val="1"/>
          <w:sz w:val="28"/>
          <w:szCs w:val="28"/>
          <w:rtl w:val="0"/>
        </w:rPr>
        <w:t xml:space="preserve"> trezentas vezes </w:t>
      </w:r>
      <w:r w:rsidDel="00000000" w:rsidR="00000000" w:rsidRPr="00000000">
        <w:rPr>
          <w:sz w:val="28"/>
          <w:szCs w:val="28"/>
          <w:rtl w:val="0"/>
        </w:rPr>
        <w:t xml:space="preserve">mais calorias do que qualquer outra célula do seu corpo…</w:t>
      </w:r>
    </w:p>
    <w:p w:rsidR="00000000" w:rsidDel="00000000" w:rsidP="00000000" w:rsidRDefault="00000000" w:rsidRPr="00000000" w14:paraId="000002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Imagine fazer seu corpo pensar que você está correndo uma maratona, mas na verdade você está deitado no sofá assistindo TV…</w:t>
      </w:r>
    </w:p>
    <w:p w:rsidR="00000000" w:rsidDel="00000000" w:rsidP="00000000" w:rsidRDefault="00000000" w:rsidRPr="00000000" w14:paraId="000002B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É isso que a gordura marrom é capaz de fazer. </w:t>
      </w:r>
    </w:p>
    <w:p w:rsidR="00000000" w:rsidDel="00000000" w:rsidP="00000000" w:rsidRDefault="00000000" w:rsidRPr="00000000" w14:paraId="000002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você continua queimando calorias como uma fornalha dia após dia, sem efeitos colaterais.</w:t>
      </w:r>
    </w:p>
    <w:p w:rsidR="00000000" w:rsidDel="00000000" w:rsidP="00000000" w:rsidRDefault="00000000" w:rsidRPr="00000000" w14:paraId="000002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Esse é o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“tecido anti gordura”</w:t>
      </w:r>
      <w:r w:rsidDel="00000000" w:rsidR="00000000" w:rsidRPr="00000000">
        <w:rPr>
          <w:b w:val="1"/>
          <w:sz w:val="28"/>
          <w:szCs w:val="28"/>
          <w:rtl w:val="0"/>
        </w:rPr>
        <w:t xml:space="preserve"> que o Dr John estava falando… </w:t>
      </w:r>
    </w:p>
    <w:p w:rsidR="00000000" w:rsidDel="00000000" w:rsidP="00000000" w:rsidRDefault="00000000" w:rsidRPr="00000000" w14:paraId="000002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é por isso que os moradores da Ilha de Cat Ba não ficam acima do peso… </w:t>
      </w:r>
    </w:p>
    <w:p w:rsidR="00000000" w:rsidDel="00000000" w:rsidP="00000000" w:rsidRDefault="00000000" w:rsidRPr="00000000" w14:paraId="000002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Já que eles possuem em média 5x mais gordura marrom do que o resto do mundo.  </w:t>
      </w:r>
    </w:p>
    <w:p w:rsidR="00000000" w:rsidDel="00000000" w:rsidP="00000000" w:rsidRDefault="00000000" w:rsidRPr="00000000" w14:paraId="000002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a boa notícia é… </w:t>
      </w:r>
    </w:p>
    <w:p w:rsidR="00000000" w:rsidDel="00000000" w:rsidP="00000000" w:rsidRDefault="00000000" w:rsidRPr="00000000" w14:paraId="000002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Dr John disse que é simples e fácil reverter a situação, e fazer seu corpo produzir gordura marrom em maior quantidade. </w:t>
      </w:r>
    </w:p>
    <w:p w:rsidR="00000000" w:rsidDel="00000000" w:rsidP="00000000" w:rsidRDefault="00000000" w:rsidRPr="00000000" w14:paraId="000002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Ele diz que beber uma vitamina caseira de 6 ingredientes logo após acordar (durante 21 dias), e fazer seu corpo começar a produzir novamente essa gordura marrom… </w:t>
      </w:r>
    </w:p>
    <w:p w:rsidR="00000000" w:rsidDel="00000000" w:rsidP="00000000" w:rsidRDefault="00000000" w:rsidRPr="00000000" w14:paraId="000002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 transforma gordura branca em energia, e derrete a barriga molenga.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sz w:val="28"/>
          <w:szCs w:val="28"/>
        </w:rPr>
      </w:pPr>
      <w:sdt>
        <w:sdtPr>
          <w:tag w:val="goog_rdk_8"/>
        </w:sdtPr>
        <w:sdtContent>
          <w:commentRangeStart w:id="5"/>
        </w:sdtContent>
      </w:sdt>
      <w:r w:rsidDel="00000000" w:rsidR="00000000" w:rsidRPr="00000000">
        <w:rPr>
          <w:sz w:val="28"/>
          <w:szCs w:val="28"/>
          <w:rtl w:val="0"/>
        </w:rPr>
        <w:t xml:space="preserve">Logo depois que descobri essa receita…  </w:t>
      </w:r>
    </w:p>
    <w:p w:rsidR="00000000" w:rsidDel="00000000" w:rsidP="00000000" w:rsidRDefault="00000000" w:rsidRPr="00000000" w14:paraId="000002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Logo fui fazer o teste na pessoa que mais importava pra mim, minha esposa Jéssica… </w:t>
      </w:r>
    </w:p>
    <w:p w:rsidR="00000000" w:rsidDel="00000000" w:rsidP="00000000" w:rsidRDefault="00000000" w:rsidRPr="00000000" w14:paraId="000002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começo ela se manteve cética… </w:t>
      </w:r>
    </w:p>
    <w:p w:rsidR="00000000" w:rsidDel="00000000" w:rsidP="00000000" w:rsidRDefault="00000000" w:rsidRPr="00000000" w14:paraId="000002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Principalmente porque achou que o gosto seria horrível…</w:t>
      </w:r>
    </w:p>
    <w:p w:rsidR="00000000" w:rsidDel="00000000" w:rsidP="00000000" w:rsidRDefault="00000000" w:rsidRPr="00000000" w14:paraId="000002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depois que descobriu que era parecido com hortelã… </w:t>
      </w:r>
    </w:p>
    <w:p w:rsidR="00000000" w:rsidDel="00000000" w:rsidP="00000000" w:rsidRDefault="00000000" w:rsidRPr="00000000" w14:paraId="000002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Ela começou a tomar… </w:t>
      </w:r>
    </w:p>
    <w:p w:rsidR="00000000" w:rsidDel="00000000" w:rsidP="00000000" w:rsidRDefault="00000000" w:rsidRPr="00000000" w14:paraId="000002E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fiquei espantado na velocidade em que a vida dela se transformou… </w:t>
      </w:r>
    </w:p>
    <w:p w:rsidR="00000000" w:rsidDel="00000000" w:rsidP="00000000" w:rsidRDefault="00000000" w:rsidRPr="00000000" w14:paraId="000002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Perdendo gordura da noite pro dia… </w:t>
      </w:r>
    </w:p>
    <w:p w:rsidR="00000000" w:rsidDel="00000000" w:rsidP="00000000" w:rsidRDefault="00000000" w:rsidRPr="00000000" w14:paraId="000002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dia após dia, ela foi ficando cada vez mais magrinha…</w:t>
      </w:r>
    </w:p>
    <w:p w:rsidR="00000000" w:rsidDel="00000000" w:rsidP="00000000" w:rsidRDefault="00000000" w:rsidRPr="00000000" w14:paraId="000002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Sua cinturinha foi afinando… </w:t>
      </w:r>
    </w:p>
    <w:p w:rsidR="00000000" w:rsidDel="00000000" w:rsidP="00000000" w:rsidRDefault="00000000" w:rsidRPr="00000000" w14:paraId="000002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 calças apertadas já não paravam mais nas suas pernas… </w:t>
      </w:r>
    </w:p>
    <w:p w:rsidR="00000000" w:rsidDel="00000000" w:rsidP="00000000" w:rsidRDefault="00000000" w:rsidRPr="00000000" w14:paraId="000002F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Sua autoestima tinha voltado… </w:t>
      </w:r>
    </w:p>
    <w:p w:rsidR="00000000" w:rsidDel="00000000" w:rsidP="00000000" w:rsidRDefault="00000000" w:rsidRPr="00000000" w14:paraId="000002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Começamos a ter momentos íntimos que não tínhamos há anos… </w:t>
      </w:r>
    </w:p>
    <w:p w:rsidR="00000000" w:rsidDel="00000000" w:rsidP="00000000" w:rsidRDefault="00000000" w:rsidRPr="00000000" w14:paraId="000002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nosso casamento finalmente tinha sido salvo.</w:t>
      </w:r>
    </w:p>
    <w:p w:rsidR="00000000" w:rsidDel="00000000" w:rsidP="00000000" w:rsidRDefault="00000000" w:rsidRPr="00000000" w14:paraId="000002F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Finalmente eu tinha conseguido salvar minha esposa do buraco…</w:t>
      </w:r>
    </w:p>
    <w:p w:rsidR="00000000" w:rsidDel="00000000" w:rsidP="00000000" w:rsidRDefault="00000000" w:rsidRPr="00000000" w14:paraId="000003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poderia viver tranquilo, sabendo que minhas filhas não teriam que viver sem a mãe, ou com pais separados.</w:t>
      </w:r>
    </w:p>
    <w:p w:rsidR="00000000" w:rsidDel="00000000" w:rsidP="00000000" w:rsidRDefault="00000000" w:rsidRPr="00000000" w14:paraId="000003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Bom… depois que eu vi como o segredo do Dr John tinha funcionado pra minha esposa Jéssica… </w:t>
      </w:r>
    </w:p>
    <w:p w:rsidR="00000000" w:rsidDel="00000000" w:rsidP="00000000" w:rsidRDefault="00000000" w:rsidRPr="00000000" w14:paraId="000003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Pensei nos outros milhões de homens e mulheres que estão tentando emagrecer, mas que infelizmente não fazem ideia de como fazer isso… </w:t>
      </w:r>
    </w:p>
    <w:p w:rsidR="00000000" w:rsidDel="00000000" w:rsidP="00000000" w:rsidRDefault="00000000" w:rsidRPr="00000000" w14:paraId="000003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Entrei em contato com o </w:t>
      </w:r>
      <w:r w:rsidDel="00000000" w:rsidR="00000000" w:rsidRPr="00000000">
        <w:rPr>
          <w:b w:val="1"/>
          <w:sz w:val="28"/>
          <w:szCs w:val="28"/>
          <w:rtl w:val="0"/>
        </w:rPr>
        <w:t xml:space="preserve">Dr John,</w:t>
      </w:r>
      <w:r w:rsidDel="00000000" w:rsidR="00000000" w:rsidRPr="00000000">
        <w:rPr>
          <w:sz w:val="28"/>
          <w:szCs w:val="28"/>
          <w:rtl w:val="0"/>
        </w:rPr>
        <w:t xml:space="preserve"> e fiz uma proposta muito ousada… </w:t>
      </w:r>
    </w:p>
    <w:p w:rsidR="00000000" w:rsidDel="00000000" w:rsidP="00000000" w:rsidRDefault="00000000" w:rsidRPr="00000000" w14:paraId="000003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Primeiro, disse a ele que queria levar esse segredo para o máximo de pessoas possível, porque eu sei o que as pessoas que estão acima do peso estão passando… </w:t>
      </w:r>
    </w:p>
    <w:p w:rsidR="00000000" w:rsidDel="00000000" w:rsidP="00000000" w:rsidRDefault="00000000" w:rsidRPr="00000000" w14:paraId="000003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Sei como é não querer levantar da cama pela manhã…</w:t>
      </w:r>
    </w:p>
    <w:p w:rsidR="00000000" w:rsidDel="00000000" w:rsidP="00000000" w:rsidRDefault="00000000" w:rsidRPr="00000000" w14:paraId="000003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Como é não querer se olhar no espelho…</w:t>
      </w:r>
    </w:p>
    <w:p w:rsidR="00000000" w:rsidDel="00000000" w:rsidP="00000000" w:rsidRDefault="00000000" w:rsidRPr="00000000" w14:paraId="000003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 ficar 24 horas preocupado com um ataque no coração… </w:t>
      </w:r>
    </w:p>
    <w:p w:rsidR="00000000" w:rsidDel="00000000" w:rsidP="00000000" w:rsidRDefault="00000000" w:rsidRPr="00000000" w14:paraId="000003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depois de muita conversa… </w:t>
      </w:r>
    </w:p>
    <w:p w:rsidR="00000000" w:rsidDel="00000000" w:rsidP="00000000" w:rsidRDefault="00000000" w:rsidRPr="00000000" w14:paraId="000003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Decidimos criar, juntos, um programa para ajudar pessoas acima do peso, a terem a chance real de ver seus corpos em forma de novo… </w:t>
      </w:r>
    </w:p>
    <w:p w:rsidR="00000000" w:rsidDel="00000000" w:rsidP="00000000" w:rsidRDefault="00000000" w:rsidRPr="00000000" w14:paraId="000003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Protocolo Anti Gordura</w:t>
      </w:r>
      <w:r w:rsidDel="00000000" w:rsidR="00000000" w:rsidRPr="00000000">
        <w:rPr>
          <w:sz w:val="28"/>
          <w:szCs w:val="28"/>
          <w:rtl w:val="0"/>
        </w:rPr>
        <w:t xml:space="preserve"> é o resultado de mais de um ano de pesquisa, testes e trabalho meu, e do Dr. John, um dos maiores especialistas em emagrecimento do mundo… </w:t>
      </w:r>
    </w:p>
    <w:p w:rsidR="00000000" w:rsidDel="00000000" w:rsidP="00000000" w:rsidRDefault="00000000" w:rsidRPr="00000000" w14:paraId="000003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Mas mais que isso:</w:t>
      </w:r>
      <w:r w:rsidDel="00000000" w:rsidR="00000000" w:rsidRPr="00000000">
        <w:rPr>
          <w:sz w:val="28"/>
          <w:szCs w:val="28"/>
          <w:rtl w:val="0"/>
        </w:rPr>
        <w:t xml:space="preserve"> é um resultado da mais pura VERDADE por trás do processo de emagrecimento que a bilionária indústria quer esconder de você...</w:t>
      </w:r>
    </w:p>
    <w:p w:rsidR="00000000" w:rsidDel="00000000" w:rsidP="00000000" w:rsidRDefault="00000000" w:rsidRPr="00000000" w14:paraId="000003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Quando eu e o Dr John decidimos compartilhar esse método </w:t>
      </w:r>
      <w:r w:rsidDel="00000000" w:rsidR="00000000" w:rsidRPr="00000000">
        <w:rPr>
          <w:b w:val="1"/>
          <w:sz w:val="28"/>
          <w:szCs w:val="28"/>
          <w:rtl w:val="0"/>
        </w:rPr>
        <w:t xml:space="preserve">surpreendente</w:t>
      </w:r>
      <w:r w:rsidDel="00000000" w:rsidR="00000000" w:rsidRPr="00000000">
        <w:rPr>
          <w:sz w:val="28"/>
          <w:szCs w:val="28"/>
          <w:rtl w:val="0"/>
        </w:rPr>
        <w:t xml:space="preserve"> de perder peso, queimar gordura 24 horas por dia e ficar em forma em tempo recorde… </w:t>
      </w:r>
    </w:p>
    <w:p w:rsidR="00000000" w:rsidDel="00000000" w:rsidP="00000000" w:rsidRDefault="00000000" w:rsidRPr="00000000" w14:paraId="000003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programa Protocolo Anti Gordura…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descobrirá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um simples segredo</w:t>
      </w:r>
      <w:r w:rsidDel="00000000" w:rsidR="00000000" w:rsidRPr="00000000">
        <w:rPr>
          <w:sz w:val="28"/>
          <w:szCs w:val="28"/>
          <w:rtl w:val="0"/>
        </w:rPr>
        <w:t xml:space="preserve"> para perder peso permanentemente… </w:t>
      </w:r>
    </w:p>
    <w:p w:rsidR="00000000" w:rsidDel="00000000" w:rsidP="00000000" w:rsidRDefault="00000000" w:rsidRPr="00000000" w14:paraId="000003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 precisar de qualquer exercício… ou mudar algo da sua rotina.</w:t>
      </w:r>
    </w:p>
    <w:p w:rsidR="00000000" w:rsidDel="00000000" w:rsidP="00000000" w:rsidRDefault="00000000" w:rsidRPr="00000000" w14:paraId="000003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Quando você se inscrever no programa…</w:t>
      </w:r>
    </w:p>
    <w:p w:rsidR="00000000" w:rsidDel="00000000" w:rsidP="00000000" w:rsidRDefault="00000000" w:rsidRPr="00000000" w14:paraId="000003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terá acesso imediato à receita secreta da </w:t>
      </w:r>
      <w:r w:rsidDel="00000000" w:rsidR="00000000" w:rsidRPr="00000000">
        <w:rPr>
          <w:b w:val="1"/>
          <w:sz w:val="28"/>
          <w:szCs w:val="28"/>
          <w:rtl w:val="0"/>
        </w:rPr>
        <w:t xml:space="preserve">Vitamina Anti Gordura </w:t>
      </w:r>
      <w:r w:rsidDel="00000000" w:rsidR="00000000" w:rsidRPr="00000000">
        <w:rPr>
          <w:sz w:val="28"/>
          <w:szCs w:val="28"/>
          <w:rtl w:val="0"/>
        </w:rPr>
        <w:t xml:space="preserve">do Dr. John… </w:t>
      </w:r>
    </w:p>
    <w:p w:rsidR="00000000" w:rsidDel="00000000" w:rsidP="00000000" w:rsidRDefault="00000000" w:rsidRPr="00000000" w14:paraId="000003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também aos outros super ingredientes especiais que compõem essa receita.</w:t>
      </w:r>
    </w:p>
    <w:p w:rsidR="00000000" w:rsidDel="00000000" w:rsidP="00000000" w:rsidRDefault="00000000" w:rsidRPr="00000000" w14:paraId="000003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Acesse a relação EXATA de especiarias, chás e outros ingredientes que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aceleram brutalmente</w:t>
      </w:r>
      <w:r w:rsidDel="00000000" w:rsidR="00000000" w:rsidRPr="00000000">
        <w:rPr>
          <w:sz w:val="28"/>
          <w:szCs w:val="28"/>
          <w:rtl w:val="0"/>
        </w:rPr>
        <w:t xml:space="preserve"> o seu metabolismo.</w:t>
      </w:r>
    </w:p>
    <w:p w:rsidR="00000000" w:rsidDel="00000000" w:rsidP="00000000" w:rsidRDefault="00000000" w:rsidRPr="00000000" w14:paraId="000003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transforme seu corpo em uma máquina destruidora de gordura branca.</w:t>
      </w:r>
    </w:p>
    <w:p w:rsidR="00000000" w:rsidDel="00000000" w:rsidP="00000000" w:rsidRDefault="00000000" w:rsidRPr="00000000" w14:paraId="000003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Comece a produzir o </w:t>
      </w:r>
      <w:r w:rsidDel="00000000" w:rsidR="00000000" w:rsidRPr="00000000">
        <w:rPr>
          <w:b w:val="1"/>
          <w:sz w:val="28"/>
          <w:szCs w:val="28"/>
          <w:rtl w:val="0"/>
        </w:rPr>
        <w:t xml:space="preserve">tecido adiposo marrom</w:t>
      </w:r>
      <w:r w:rsidDel="00000000" w:rsidR="00000000" w:rsidRPr="00000000">
        <w:rPr>
          <w:sz w:val="28"/>
          <w:szCs w:val="28"/>
          <w:rtl w:val="0"/>
        </w:rPr>
        <w:t xml:space="preserve">…  </w:t>
      </w:r>
    </w:p>
    <w:p w:rsidR="00000000" w:rsidDel="00000000" w:rsidP="00000000" w:rsidRDefault="00000000" w:rsidRPr="00000000" w14:paraId="000003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sz w:val="28"/>
          <w:szCs w:val="28"/>
        </w:rPr>
      </w:pPr>
      <w:sdt>
        <w:sdtPr>
          <w:tag w:val="goog_rdk_9"/>
        </w:sdtPr>
        <w:sdtContent>
          <w:commentRangeStart w:id="6"/>
        </w:sdtContent>
      </w:sdt>
      <w:r w:rsidDel="00000000" w:rsidR="00000000" w:rsidRPr="00000000">
        <w:rPr>
          <w:sz w:val="28"/>
          <w:szCs w:val="28"/>
          <w:rtl w:val="0"/>
        </w:rPr>
        <w:t xml:space="preserve">E queime gordura 24 horas por dia… sem se preocupar com O QUE e nem QUANDO você come.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E, sabe de uma coisa?</w:t>
      </w:r>
    </w:p>
    <w:p w:rsidR="00000000" w:rsidDel="00000000" w:rsidP="00000000" w:rsidRDefault="00000000" w:rsidRPr="00000000" w14:paraId="000003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Sinceramente, apenas e receita dessa “Vitamina Anti Gordura” já seria o suficiente para transformar seu corpo… e sua vida. </w:t>
      </w:r>
    </w:p>
    <w:p w:rsidR="00000000" w:rsidDel="00000000" w:rsidP="00000000" w:rsidRDefault="00000000" w:rsidRPr="00000000" w14:paraId="000003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Porque… se você não pode apenas fazer uma vitamina que não leva mais do que 10 minutos pela manhã, eu acredito que NINGUÉM pode te ajudar a perder peso.</w:t>
      </w:r>
    </w:p>
    <w:p w:rsidR="00000000" w:rsidDel="00000000" w:rsidP="00000000" w:rsidRDefault="00000000" w:rsidRPr="00000000" w14:paraId="000003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não é só isso… </w:t>
      </w:r>
    </w:p>
    <w:p w:rsidR="00000000" w:rsidDel="00000000" w:rsidP="00000000" w:rsidRDefault="00000000" w:rsidRPr="00000000" w14:paraId="000003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Dentro do </w:t>
      </w:r>
      <w:sdt>
        <w:sdtPr>
          <w:tag w:val="goog_rdk_10"/>
        </w:sdtPr>
        <w:sdtContent>
          <w:ins w:author="Mentoria Teste" w:id="2" w:date="2022-02-15T00:07:56Z">
            <w:r w:rsidDel="00000000" w:rsidR="00000000" w:rsidRPr="00000000">
              <w:rPr>
                <w:sz w:val="28"/>
                <w:szCs w:val="28"/>
                <w:rtl w:val="0"/>
              </w:rPr>
              <w:t xml:space="preserve">Protocolo Anti Gordura</w:t>
            </w:r>
          </w:ins>
        </w:sdtContent>
      </w:sdt>
      <w:sdt>
        <w:sdtPr>
          <w:tag w:val="goog_rdk_11"/>
        </w:sdtPr>
        <w:sdtContent>
          <w:del w:author="Mentoria Teste" w:id="2" w:date="2022-02-15T00:07:56Z">
            <w:r w:rsidDel="00000000" w:rsidR="00000000" w:rsidRPr="00000000">
              <w:rPr>
                <w:sz w:val="28"/>
                <w:szCs w:val="28"/>
                <w:rtl w:val="0"/>
              </w:rPr>
              <w:delText xml:space="preserve">PAG</w:delText>
            </w:r>
          </w:del>
        </w:sdtContent>
      </w:sdt>
      <w:r w:rsidDel="00000000" w:rsidR="00000000" w:rsidRPr="00000000">
        <w:rPr>
          <w:sz w:val="28"/>
          <w:szCs w:val="28"/>
          <w:rtl w:val="0"/>
        </w:rPr>
        <w:t xml:space="preserve">, você também vai aprender… </w:t>
      </w:r>
    </w:p>
    <w:p w:rsidR="00000000" w:rsidDel="00000000" w:rsidP="00000000" w:rsidRDefault="00000000" w:rsidRPr="00000000" w14:paraId="000003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Como aumentar naturalmente os níveis do </w:t>
      </w:r>
      <w:r w:rsidDel="00000000" w:rsidR="00000000" w:rsidRPr="00000000">
        <w:rPr>
          <w:b w:val="1"/>
          <w:sz w:val="28"/>
          <w:szCs w:val="28"/>
          <w:rtl w:val="0"/>
        </w:rPr>
        <w:t xml:space="preserve">tecido adiposo marrom</w:t>
      </w:r>
      <w:r w:rsidDel="00000000" w:rsidR="00000000" w:rsidRPr="00000000">
        <w:rPr>
          <w:sz w:val="28"/>
          <w:szCs w:val="28"/>
          <w:rtl w:val="0"/>
        </w:rPr>
        <w:t xml:space="preserve"> em 1300%, assim seu corpo se torna uma fogueira de queimar gordura o dia todo… derretendo toda gordurinha localizada enquanto você assiste televisão, e sem mesmo ter que colocar os pés na academia… </w:t>
      </w:r>
    </w:p>
    <w:p w:rsidR="00000000" w:rsidDel="00000000" w:rsidP="00000000" w:rsidRDefault="00000000" w:rsidRPr="00000000" w14:paraId="000003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numPr>
          <w:ilvl w:val="0"/>
          <w:numId w:val="1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segredo para transformar gordura branca em energia, e que força seu corpo e suas células a engolir sua gordura branca como se fosse um pudim… sobrando só gordura marrom para queimar gordura.</w:t>
      </w:r>
    </w:p>
    <w:p w:rsidR="00000000" w:rsidDel="00000000" w:rsidP="00000000" w:rsidRDefault="00000000" w:rsidRPr="00000000" w14:paraId="000003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numPr>
          <w:ilvl w:val="0"/>
          <w:numId w:val="4"/>
        </w:numPr>
        <w:ind w:left="720" w:hanging="360"/>
        <w:rPr>
          <w:sz w:val="28"/>
          <w:szCs w:val="28"/>
        </w:rPr>
      </w:pPr>
      <w:sdt>
        <w:sdtPr>
          <w:tag w:val="goog_rdk_12"/>
        </w:sdtPr>
        <w:sdtContent>
          <w:commentRangeStart w:id="7"/>
        </w:sdtContent>
      </w:sdt>
      <w:r w:rsidDel="00000000" w:rsidR="00000000" w:rsidRPr="00000000">
        <w:rPr>
          <w:sz w:val="28"/>
          <w:szCs w:val="28"/>
          <w:rtl w:val="0"/>
        </w:rPr>
        <w:t xml:space="preserve">A técnica “Acelera Tireoide”, que qualquer pessoa que fez até a quarta série pode usar para fazer o marcador hormonal chegar a 11 pontos quase automaticamente, catapultando seus resultados na perda de peso… 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numPr>
          <w:ilvl w:val="0"/>
          <w:numId w:val="4"/>
        </w:numPr>
        <w:ind w:left="720" w:hanging="360"/>
        <w:rPr>
          <w:sz w:val="28"/>
          <w:szCs w:val="28"/>
        </w:rPr>
      </w:pPr>
      <w:sdt>
        <w:sdtPr>
          <w:tag w:val="goog_rdk_13"/>
        </w:sdtPr>
        <w:sdtContent>
          <w:commentRangeStart w:id="8"/>
        </w:sdtContent>
      </w:sdt>
      <w:r w:rsidDel="00000000" w:rsidR="00000000" w:rsidRPr="00000000">
        <w:rPr>
          <w:sz w:val="28"/>
          <w:szCs w:val="28"/>
          <w:rtl w:val="0"/>
        </w:rPr>
        <w:t xml:space="preserve">Como rebobinar o relógio da sua pele, para que você tenha a lisa como um pêssego… mesmo que você pense nunca tenha usado nenhum creme, e fume dez maços de cigarro por dia. 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fica irritado o tempo todo? Aprenda um simples truque de dieta que reduz a “depressão química” no seu cérebro instantaneamente… fazendo seu humor chegar nas alturas em no máximo 3 dias. </w:t>
      </w:r>
    </w:p>
    <w:p w:rsidR="00000000" w:rsidDel="00000000" w:rsidP="00000000" w:rsidRDefault="00000000" w:rsidRPr="00000000" w14:paraId="000003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numPr>
          <w:ilvl w:val="0"/>
          <w:numId w:val="1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é diabético ou pré-diabético? Faça esse “ritual do açúcar” por dois minutos antes do café, e reduza seus níveis de glicose em até 40%... garantido! </w:t>
      </w:r>
    </w:p>
    <w:p w:rsidR="00000000" w:rsidDel="00000000" w:rsidP="00000000" w:rsidRDefault="00000000" w:rsidRPr="00000000" w14:paraId="000003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Como ligar o “botão da saciedade”... para que os desejos de sair da dieta sejam eliminados… (isso se você quiser fazer uma) </w:t>
      </w:r>
    </w:p>
    <w:p w:rsidR="00000000" w:rsidDel="00000000" w:rsidP="00000000" w:rsidRDefault="00000000" w:rsidRPr="00000000" w14:paraId="000003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Empolgada? </w:t>
      </w:r>
    </w:p>
    <w:p w:rsidR="00000000" w:rsidDel="00000000" w:rsidP="00000000" w:rsidRDefault="00000000" w:rsidRPr="00000000" w14:paraId="000003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Isso é apenas o começo. </w:t>
      </w:r>
    </w:p>
    <w:p w:rsidR="00000000" w:rsidDel="00000000" w:rsidP="00000000" w:rsidRDefault="00000000" w:rsidRPr="00000000" w14:paraId="000003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Porque você também vai descobrir… </w:t>
      </w:r>
    </w:p>
    <w:p w:rsidR="00000000" w:rsidDel="00000000" w:rsidP="00000000" w:rsidRDefault="00000000" w:rsidRPr="00000000" w14:paraId="000003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Como literalmente “alimentar” sua libido com uma comida barata, pouco conhecida e definitivamente “não sexy”...</w:t>
      </w:r>
    </w:p>
    <w:p w:rsidR="00000000" w:rsidDel="00000000" w:rsidP="00000000" w:rsidRDefault="00000000" w:rsidRPr="00000000" w14:paraId="000003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“A Máquina do Tempo da Insulina” para reverter completamente qualquer nível de resistência à insulina que você tenha… </w:t>
      </w:r>
    </w:p>
    <w:p w:rsidR="00000000" w:rsidDel="00000000" w:rsidP="00000000" w:rsidRDefault="00000000" w:rsidRPr="00000000" w14:paraId="000003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verdadeiro motivo do efeito sanfona… porque você SEMPRE parece terminar pior do que começou após fazer qualquer tipo de “dieta da moda”... e um método tão fácil quanto contar até três que praticamente garante que você nunca mais sofra com o “efeito rebote”. </w:t>
      </w:r>
    </w:p>
    <w:p w:rsidR="00000000" w:rsidDel="00000000" w:rsidP="00000000" w:rsidRDefault="00000000" w:rsidRPr="00000000" w14:paraId="000003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numPr>
          <w:ilvl w:val="0"/>
          <w:numId w:val="9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 simples truque que você pode usar para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aumentar sua densidade muscular</w:t>
      </w:r>
      <w:r w:rsidDel="00000000" w:rsidR="00000000" w:rsidRPr="00000000">
        <w:rPr>
          <w:sz w:val="28"/>
          <w:szCs w:val="28"/>
          <w:rtl w:val="0"/>
        </w:rPr>
        <w:t xml:space="preserve"> sem ter que tirar um peso do chão… </w:t>
      </w:r>
    </w:p>
    <w:p w:rsidR="00000000" w:rsidDel="00000000" w:rsidP="00000000" w:rsidRDefault="00000000" w:rsidRPr="00000000" w14:paraId="000003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Aprenda como reduzir a principal proteína causadora de câncer do seu corpo, sem medicamentos perigosos os caros. </w:t>
      </w:r>
    </w:p>
    <w:p w:rsidR="00000000" w:rsidDel="00000000" w:rsidP="00000000" w:rsidRDefault="00000000" w:rsidRPr="00000000" w14:paraId="000003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E, além disso, hoje…</w:t>
      </w:r>
    </w:p>
    <w:p w:rsidR="00000000" w:rsidDel="00000000" w:rsidP="00000000" w:rsidRDefault="00000000" w:rsidRPr="00000000" w14:paraId="000003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Como um agradecimento antecipado por assistir até agora… </w:t>
      </w:r>
    </w:p>
    <w:p w:rsidR="00000000" w:rsidDel="00000000" w:rsidP="00000000" w:rsidRDefault="00000000" w:rsidRPr="00000000" w14:paraId="000003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Dr. John entregará 2 presentes gratuitos… que já são seus. </w:t>
      </w:r>
    </w:p>
    <w:p w:rsidR="00000000" w:rsidDel="00000000" w:rsidP="00000000" w:rsidRDefault="00000000" w:rsidRPr="00000000" w14:paraId="000003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primeiro presente se chama… </w:t>
      </w:r>
    </w:p>
    <w:p w:rsidR="00000000" w:rsidDel="00000000" w:rsidP="00000000" w:rsidRDefault="00000000" w:rsidRPr="00000000" w14:paraId="000003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“Guia Detox Instantâneo”</w:t>
      </w:r>
    </w:p>
    <w:p w:rsidR="00000000" w:rsidDel="00000000" w:rsidP="00000000" w:rsidRDefault="00000000" w:rsidRPr="00000000" w14:paraId="000003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sabia que desintoxicar, e limpar seus órgãos internos ajuda na absorção de nutrientes? </w:t>
      </w:r>
    </w:p>
    <w:p w:rsidR="00000000" w:rsidDel="00000000" w:rsidP="00000000" w:rsidRDefault="00000000" w:rsidRPr="00000000" w14:paraId="000003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isso, o Dr. John separou 20 receitas bizarramente fáceis, de no máximo 15 segundos (e com ingredientes que não passam de 10 reais)... </w:t>
      </w:r>
    </w:p>
    <w:p w:rsidR="00000000" w:rsidDel="00000000" w:rsidP="00000000" w:rsidRDefault="00000000" w:rsidRPr="00000000" w14:paraId="000003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Alguns deles eu aposto que você já tem na sua cozinha! </w:t>
      </w:r>
    </w:p>
    <w:p w:rsidR="00000000" w:rsidDel="00000000" w:rsidP="00000000" w:rsidRDefault="00000000" w:rsidRPr="00000000" w14:paraId="000003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line="360" w:lineRule="auto"/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Além disso, descubra:</w:t>
      </w:r>
    </w:p>
    <w:p w:rsidR="00000000" w:rsidDel="00000000" w:rsidP="00000000" w:rsidRDefault="00000000" w:rsidRPr="00000000" w14:paraId="000003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Quatro especiarias “comuns” que reduzem a inflamação... e um jeito estranho de purificar a água da sua casa e eliminar toxinas. </w:t>
      </w:r>
    </w:p>
    <w:p w:rsidR="00000000" w:rsidDel="00000000" w:rsidP="00000000" w:rsidRDefault="00000000" w:rsidRPr="00000000" w14:paraId="00000388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 tempero caseiro, para adicionar no seu cafézinho, que melhora seu foco, concentração e memória pelo resto do dia </w:t>
      </w:r>
      <w:sdt>
        <w:sdtPr>
          <w:tag w:val="goog_rdk_14"/>
        </w:sdtPr>
        <w:sdtContent>
          <w:commentRangeStart w:id="9"/>
        </w:sdtContent>
      </w:sdt>
      <w:r w:rsidDel="00000000" w:rsidR="00000000" w:rsidRPr="00000000">
        <w:rPr>
          <w:sz w:val="28"/>
          <w:szCs w:val="28"/>
          <w:rtl w:val="0"/>
        </w:rPr>
        <w:t xml:space="preserve">(só isso já valeria o valor que você está pagando). 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“Segredo da Laranja” que clareia as machas da idade e suaviza a pele naturalmente.</w:t>
      </w:r>
    </w:p>
    <w:p w:rsidR="00000000" w:rsidDel="00000000" w:rsidP="00000000" w:rsidRDefault="00000000" w:rsidRPr="00000000" w14:paraId="0000038A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famoso “Legume Mentiroso”... descubra porque esse vegetal considerado saudável por muitos, pode ser o vilão da sua dieta!</w:t>
      </w:r>
    </w:p>
    <w:p w:rsidR="00000000" w:rsidDel="00000000" w:rsidP="00000000" w:rsidRDefault="00000000" w:rsidRPr="00000000" w14:paraId="000003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Normalmente, esse guia é vendido por R$99,00… </w:t>
      </w:r>
    </w:p>
    <w:p w:rsidR="00000000" w:rsidDel="00000000" w:rsidP="00000000" w:rsidRDefault="00000000" w:rsidRPr="00000000" w14:paraId="000003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hoje ele é seu </w:t>
      </w:r>
      <w:r w:rsidDel="00000000" w:rsidR="00000000" w:rsidRPr="00000000">
        <w:rPr>
          <w:b w:val="1"/>
          <w:sz w:val="28"/>
          <w:szCs w:val="28"/>
          <w:rtl w:val="0"/>
        </w:rPr>
        <w:t xml:space="preserve">DE GRAÇA! </w:t>
      </w:r>
    </w:p>
    <w:p w:rsidR="00000000" w:rsidDel="00000000" w:rsidP="00000000" w:rsidRDefault="00000000" w:rsidRPr="00000000" w14:paraId="000003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segundo presente se chama… </w:t>
      </w:r>
    </w:p>
    <w:p w:rsidR="00000000" w:rsidDel="00000000" w:rsidP="00000000" w:rsidRDefault="00000000" w:rsidRPr="00000000" w14:paraId="000003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“Como Desbloquear Sua Melhor Versão”</w:t>
      </w:r>
    </w:p>
    <w:p w:rsidR="00000000" w:rsidDel="00000000" w:rsidP="00000000" w:rsidRDefault="00000000" w:rsidRPr="00000000" w14:paraId="00000393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 novo corpo… exige uma nova mentalidade! </w:t>
      </w:r>
    </w:p>
    <w:p w:rsidR="00000000" w:rsidDel="00000000" w:rsidP="00000000" w:rsidRDefault="00000000" w:rsidRPr="00000000" w14:paraId="000003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Neste livro digital, o Dr. John revelará:</w:t>
      </w:r>
    </w:p>
    <w:p w:rsidR="00000000" w:rsidDel="00000000" w:rsidP="00000000" w:rsidRDefault="00000000" w:rsidRPr="00000000" w14:paraId="000003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 método simples de 10 segundos que você pode fazer agora mesmo... para aliviar instantaneamente o estresse e relaxar sua mente.</w:t>
      </w:r>
    </w:p>
    <w:p w:rsidR="00000000" w:rsidDel="00000000" w:rsidP="00000000" w:rsidRDefault="00000000" w:rsidRPr="00000000" w14:paraId="00000399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 ritual estranho para explorar sua auto-estima e confiança naturais, especialmente em eventos sociais</w:t>
      </w:r>
    </w:p>
    <w:p w:rsidR="00000000" w:rsidDel="00000000" w:rsidP="00000000" w:rsidRDefault="00000000" w:rsidRPr="00000000" w14:paraId="0000039A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vida parece difícil? Aprenda um pequeno truque para superar qualquer obstáculo facilmente.</w:t>
      </w:r>
    </w:p>
    <w:p w:rsidR="00000000" w:rsidDel="00000000" w:rsidP="00000000" w:rsidRDefault="00000000" w:rsidRPr="00000000" w14:paraId="0000039B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“Segredo do Despertar”... um truque matinal para desligar permanentemente os gatilhos de ansiedade, para se tornar mais produtivo, e desbloquear uma super versão sua. </w:t>
      </w:r>
    </w:p>
    <w:p w:rsidR="00000000" w:rsidDel="00000000" w:rsidP="00000000" w:rsidRDefault="00000000" w:rsidRPr="00000000" w14:paraId="000003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Normalmente, esse guia é vendido por R$67… </w:t>
      </w:r>
    </w:p>
    <w:p w:rsidR="00000000" w:rsidDel="00000000" w:rsidP="00000000" w:rsidRDefault="00000000" w:rsidRPr="00000000" w14:paraId="000003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hoje ele é seu </w:t>
      </w:r>
      <w:r w:rsidDel="00000000" w:rsidR="00000000" w:rsidRPr="00000000">
        <w:rPr>
          <w:b w:val="1"/>
          <w:sz w:val="28"/>
          <w:szCs w:val="28"/>
          <w:rtl w:val="0"/>
        </w:rPr>
        <w:t xml:space="preserve">DE GRAÇA!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Mal posso esperar para você ler.</w:t>
      </w:r>
    </w:p>
    <w:p w:rsidR="00000000" w:rsidDel="00000000" w:rsidP="00000000" w:rsidRDefault="00000000" w:rsidRPr="00000000" w14:paraId="000003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Esses dois bônus já são seus. Você não precisará pagar nada por eles. </w:t>
      </w:r>
    </w:p>
    <w:p w:rsidR="00000000" w:rsidDel="00000000" w:rsidP="00000000" w:rsidRDefault="00000000" w:rsidRPr="00000000" w14:paraId="000003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agora que você sabe de tudo isso… </w:t>
      </w:r>
    </w:p>
    <w:p w:rsidR="00000000" w:rsidDel="00000000" w:rsidP="00000000" w:rsidRDefault="00000000" w:rsidRPr="00000000" w14:paraId="000003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Preciso te fazer uma pergunta muito importante. </w:t>
      </w:r>
    </w:p>
    <w:p w:rsidR="00000000" w:rsidDel="00000000" w:rsidP="00000000" w:rsidRDefault="00000000" w:rsidRPr="00000000" w14:paraId="000003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quanto vale pra você nunca mais ter que se sentir gorda ou gordo de novo pelo resto da sua vida?</w:t>
      </w:r>
    </w:p>
    <w:p w:rsidR="00000000" w:rsidDel="00000000" w:rsidP="00000000" w:rsidRDefault="00000000" w:rsidRPr="00000000" w14:paraId="000003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quanto vale pra você ter amigos que vão ficar com inveja das incríveis mudanças que você fez com o seu corpo?</w:t>
      </w:r>
    </w:p>
    <w:p w:rsidR="00000000" w:rsidDel="00000000" w:rsidP="00000000" w:rsidRDefault="00000000" w:rsidRPr="00000000" w14:paraId="000003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quanto vale pra você NUNCA mais ter que se privar das comidas que você mais ama, como pizzas, hambúrgueres, sushi… </w:t>
      </w:r>
    </w:p>
    <w:p w:rsidR="00000000" w:rsidDel="00000000" w:rsidP="00000000" w:rsidRDefault="00000000" w:rsidRPr="00000000" w14:paraId="000003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 sequer ter que fazer dieta de novo?</w:t>
      </w:r>
    </w:p>
    <w:p w:rsidR="00000000" w:rsidDel="00000000" w:rsidP="00000000" w:rsidRDefault="00000000" w:rsidRPr="00000000" w14:paraId="000003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aí me diga… </w:t>
      </w:r>
    </w:p>
    <w:p w:rsidR="00000000" w:rsidDel="00000000" w:rsidP="00000000" w:rsidRDefault="00000000" w:rsidRPr="00000000" w14:paraId="000003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Qual valor você acha que seria justo para ter um corpo sexy, jovem e invejável novamente?  </w:t>
      </w:r>
    </w:p>
    <w:p w:rsidR="00000000" w:rsidDel="00000000" w:rsidP="00000000" w:rsidRDefault="00000000" w:rsidRPr="00000000" w14:paraId="000003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Poder comer o que quiser sem precisar gastar horas dentro de uma academia, ou gastar com nutricionistas e procedimentos estéticos caros?</w:t>
      </w:r>
    </w:p>
    <w:p w:rsidR="00000000" w:rsidDel="00000000" w:rsidP="00000000" w:rsidRDefault="00000000" w:rsidRPr="00000000" w14:paraId="000003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o melhor de tudo… </w:t>
      </w:r>
    </w:p>
    <w:p w:rsidR="00000000" w:rsidDel="00000000" w:rsidP="00000000" w:rsidRDefault="00000000" w:rsidRPr="00000000" w14:paraId="000003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Ter controle </w:t>
      </w:r>
      <w:r w:rsidDel="00000000" w:rsidR="00000000" w:rsidRPr="00000000">
        <w:rPr>
          <w:b w:val="1"/>
          <w:sz w:val="28"/>
          <w:szCs w:val="28"/>
          <w:rtl w:val="0"/>
        </w:rPr>
        <w:t xml:space="preserve">absoluto</w:t>
      </w:r>
      <w:r w:rsidDel="00000000" w:rsidR="00000000" w:rsidRPr="00000000">
        <w:rPr>
          <w:sz w:val="28"/>
          <w:szCs w:val="28"/>
          <w:rtl w:val="0"/>
        </w:rPr>
        <w:t xml:space="preserve"> sobre o seu peso em poucas semanas, tendo apenas que fazer o esforço de ir até o mercadinho da esquina?</w:t>
      </w:r>
    </w:p>
    <w:p w:rsidR="00000000" w:rsidDel="00000000" w:rsidP="00000000" w:rsidRDefault="00000000" w:rsidRPr="00000000" w14:paraId="000003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você for completamente honesta consigo mesma, eu aposto que você iria falar que algo em torno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R$1000</w:t>
      </w:r>
      <w:r w:rsidDel="00000000" w:rsidR="00000000" w:rsidRPr="00000000">
        <w:rPr>
          <w:sz w:val="28"/>
          <w:szCs w:val="28"/>
          <w:rtl w:val="0"/>
        </w:rPr>
        <w:t xml:space="preserve"> ou mais seria completamente justo… </w:t>
      </w:r>
    </w:p>
    <w:p w:rsidR="00000000" w:rsidDel="00000000" w:rsidP="00000000" w:rsidRDefault="00000000" w:rsidRPr="00000000" w14:paraId="000003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se sentir feliz… </w:t>
      </w:r>
    </w:p>
    <w:p w:rsidR="00000000" w:rsidDel="00000000" w:rsidP="00000000" w:rsidRDefault="00000000" w:rsidRPr="00000000" w14:paraId="000003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dar um sorriso de orelha a orelha toda vez que você se olhar no espelho…</w:t>
      </w:r>
    </w:p>
    <w:p w:rsidR="00000000" w:rsidDel="00000000" w:rsidP="00000000" w:rsidRDefault="00000000" w:rsidRPr="00000000" w14:paraId="000003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… ou tentar apertar os pneus da barriga e ver que eles não existem mais.</w:t>
      </w:r>
    </w:p>
    <w:p w:rsidR="00000000" w:rsidDel="00000000" w:rsidP="00000000" w:rsidRDefault="00000000" w:rsidRPr="00000000" w14:paraId="000003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é claro que no momento que estamos vivendo, sei que </w:t>
      </w:r>
      <w:r w:rsidDel="00000000" w:rsidR="00000000" w:rsidRPr="00000000">
        <w:rPr>
          <w:b w:val="1"/>
          <w:sz w:val="28"/>
          <w:szCs w:val="28"/>
          <w:rtl w:val="0"/>
        </w:rPr>
        <w:t xml:space="preserve">R$1000</w:t>
      </w:r>
      <w:r w:rsidDel="00000000" w:rsidR="00000000" w:rsidRPr="00000000">
        <w:rPr>
          <w:sz w:val="28"/>
          <w:szCs w:val="28"/>
          <w:rtl w:val="0"/>
        </w:rPr>
        <w:t xml:space="preserve"> é muito dinheiro. </w:t>
      </w:r>
    </w:p>
    <w:p w:rsidR="00000000" w:rsidDel="00000000" w:rsidP="00000000" w:rsidRDefault="00000000" w:rsidRPr="00000000" w14:paraId="000003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color w:val="333333"/>
          <w:sz w:val="30"/>
          <w:szCs w:val="30"/>
        </w:rPr>
      </w:pPr>
      <w:r w:rsidDel="00000000" w:rsidR="00000000" w:rsidRPr="00000000">
        <w:rPr>
          <w:color w:val="333333"/>
          <w:sz w:val="30"/>
          <w:szCs w:val="30"/>
          <w:rtl w:val="0"/>
        </w:rPr>
        <w:t xml:space="preserve">Até poucos meses atrás, essa receita era um segredo </w:t>
      </w:r>
      <w:r w:rsidDel="00000000" w:rsidR="00000000" w:rsidRPr="00000000">
        <w:rPr>
          <w:color w:val="333333"/>
          <w:sz w:val="30"/>
          <w:szCs w:val="30"/>
          <w:u w:val="single"/>
          <w:rtl w:val="0"/>
        </w:rPr>
        <w:t xml:space="preserve">que a indústria do emagrecimento queria esconder de você.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440" w:lineRule="auto"/>
        <w:rPr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440" w:lineRule="auto"/>
        <w:rPr>
          <w:color w:val="333333"/>
          <w:sz w:val="30"/>
          <w:szCs w:val="30"/>
        </w:rPr>
      </w:pPr>
      <w:r w:rsidDel="00000000" w:rsidR="00000000" w:rsidRPr="00000000">
        <w:rPr>
          <w:color w:val="333333"/>
          <w:sz w:val="30"/>
          <w:szCs w:val="30"/>
          <w:rtl w:val="0"/>
        </w:rPr>
        <w:t xml:space="preserve">Mas o Dr. John acredita ser uma vergonha deixar milhares de pessoas do mundo inteiro sofrendo com sobrepeso, sem ter acesso a esse segredo.</w:t>
      </w:r>
    </w:p>
    <w:p w:rsidR="00000000" w:rsidDel="00000000" w:rsidP="00000000" w:rsidRDefault="00000000" w:rsidRPr="00000000" w14:paraId="000003D9">
      <w:pPr>
        <w:spacing w:after="440" w:lineRule="auto"/>
        <w:rPr>
          <w:sz w:val="28"/>
          <w:szCs w:val="28"/>
        </w:rPr>
      </w:pPr>
      <w:r w:rsidDel="00000000" w:rsidR="00000000" w:rsidRPr="00000000">
        <w:rPr>
          <w:color w:val="333333"/>
          <w:sz w:val="30"/>
          <w:szCs w:val="30"/>
          <w:rtl w:val="0"/>
        </w:rPr>
        <w:t xml:space="preserve">Então, ele decidiu fazer algo a respeito.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mais que já concordamos que o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Protocolo Anti Gordura</w:t>
      </w:r>
      <w:r w:rsidDel="00000000" w:rsidR="00000000" w:rsidRPr="00000000">
        <w:rPr>
          <w:sz w:val="28"/>
          <w:szCs w:val="28"/>
          <w:rtl w:val="0"/>
        </w:rPr>
        <w:t xml:space="preserve"> vale pelo menos </w:t>
      </w:r>
      <w:r w:rsidDel="00000000" w:rsidR="00000000" w:rsidRPr="00000000">
        <w:rPr>
          <w:b w:val="1"/>
          <w:sz w:val="28"/>
          <w:szCs w:val="28"/>
          <w:rtl w:val="0"/>
        </w:rPr>
        <w:t xml:space="preserve">R$1000...</w:t>
      </w:r>
    </w:p>
    <w:p w:rsidR="00000000" w:rsidDel="00000000" w:rsidP="00000000" w:rsidRDefault="00000000" w:rsidRPr="00000000" w14:paraId="000003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Já que você assistiu essa apresentação até agora e dividiu seu precioso tempo comigo… </w:t>
      </w:r>
    </w:p>
    <w:p w:rsidR="00000000" w:rsidDel="00000000" w:rsidP="00000000" w:rsidRDefault="00000000" w:rsidRPr="00000000" w14:paraId="000003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Dr. John está fazendo uma condição especial.</w:t>
      </w:r>
    </w:p>
    <w:p w:rsidR="00000000" w:rsidDel="00000000" w:rsidP="00000000" w:rsidRDefault="00000000" w:rsidRPr="00000000" w14:paraId="000003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Portanto, você não precisa pagar </w:t>
      </w:r>
      <w:r w:rsidDel="00000000" w:rsidR="00000000" w:rsidRPr="00000000">
        <w:rPr>
          <w:b w:val="1"/>
          <w:sz w:val="28"/>
          <w:szCs w:val="28"/>
          <w:rtl w:val="0"/>
        </w:rPr>
        <w:t xml:space="preserve">R$1000</w:t>
      </w:r>
      <w:r w:rsidDel="00000000" w:rsidR="00000000" w:rsidRPr="00000000">
        <w:rPr>
          <w:sz w:val="28"/>
          <w:szCs w:val="28"/>
          <w:rtl w:val="0"/>
        </w:rPr>
        <w:t xml:space="preserve">... </w:t>
      </w:r>
    </w:p>
    <w:p w:rsidR="00000000" w:rsidDel="00000000" w:rsidP="00000000" w:rsidRDefault="00000000" w:rsidRPr="00000000" w14:paraId="000003E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Nem mesmo vou pedir que você desembolse </w:t>
      </w:r>
      <w:r w:rsidDel="00000000" w:rsidR="00000000" w:rsidRPr="00000000">
        <w:rPr>
          <w:b w:val="1"/>
          <w:sz w:val="28"/>
          <w:szCs w:val="28"/>
          <w:rtl w:val="0"/>
        </w:rPr>
        <w:t xml:space="preserve">R$497</w:t>
      </w:r>
      <w:r w:rsidDel="00000000" w:rsidR="00000000" w:rsidRPr="00000000">
        <w:rPr>
          <w:sz w:val="28"/>
          <w:szCs w:val="28"/>
          <w:rtl w:val="0"/>
        </w:rPr>
        <w:t xml:space="preserve">… (embora isso possa parecer de graça)...</w:t>
      </w:r>
    </w:p>
    <w:p w:rsidR="00000000" w:rsidDel="00000000" w:rsidP="00000000" w:rsidRDefault="00000000" w:rsidRPr="00000000" w14:paraId="000003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Enquanto essa página estiver no ar…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E você poderá fazer parte do Programa Protocolo Anti Gordura por um </w:t>
      </w:r>
      <w:sdt>
        <w:sdtPr>
          <w:tag w:val="goog_rdk_15"/>
        </w:sdtPr>
        <w:sdtContent>
          <w:commentRangeStart w:id="10"/>
        </w:sdtContent>
      </w:sdt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ínfimo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valor de R$147</w:t>
      </w:r>
    </w:p>
    <w:p w:rsidR="00000000" w:rsidDel="00000000" w:rsidP="00000000" w:rsidRDefault="00000000" w:rsidRPr="00000000" w14:paraId="000003EE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Ou em 12x de R$14 no cartão de crédito.</w:t>
      </w:r>
    </w:p>
    <w:p w:rsidR="00000000" w:rsidDel="00000000" w:rsidP="00000000" w:rsidRDefault="00000000" w:rsidRPr="00000000" w14:paraId="000003F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Clique no botão que aparece abaixo desse vídeo agora mesmo, e garanta o seu desconto e mais os bônus gratuitos!</w:t>
      </w:r>
    </w:p>
    <w:p w:rsidR="00000000" w:rsidDel="00000000" w:rsidP="00000000" w:rsidRDefault="00000000" w:rsidRPr="00000000" w14:paraId="000003F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preciso te alertar, como amigo…</w:t>
      </w:r>
    </w:p>
    <w:p w:rsidR="00000000" w:rsidDel="00000000" w:rsidP="00000000" w:rsidRDefault="00000000" w:rsidRPr="00000000" w14:paraId="000003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</w:t>
      </w:r>
      <w:sdt>
        <w:sdtPr>
          <w:tag w:val="goog_rdk_16"/>
        </w:sdtPr>
        <w:sdtContent>
          <w:ins w:author="Mentoria Teste" w:id="3" w:date="2022-02-15T00:16:24Z">
            <w:r w:rsidDel="00000000" w:rsidR="00000000" w:rsidRPr="00000000">
              <w:rPr>
                <w:sz w:val="28"/>
                <w:szCs w:val="28"/>
                <w:rtl w:val="0"/>
              </w:rPr>
              <w:t xml:space="preserve">conta da briga</w:t>
            </w:r>
          </w:ins>
        </w:sdtContent>
      </w:sdt>
      <w:sdt>
        <w:sdtPr>
          <w:tag w:val="goog_rdk_17"/>
        </w:sdtPr>
        <w:sdtContent>
          <w:del w:author="Mentoria Teste" w:id="3" w:date="2022-02-15T00:16:24Z">
            <w:r w:rsidDel="00000000" w:rsidR="00000000" w:rsidRPr="00000000">
              <w:rPr>
                <w:sz w:val="28"/>
                <w:szCs w:val="28"/>
                <w:rtl w:val="0"/>
              </w:rPr>
              <w:delText xml:space="preserve">conta briga</w:delText>
            </w:r>
          </w:del>
        </w:sdtContent>
      </w:sdt>
      <w:r w:rsidDel="00000000" w:rsidR="00000000" w:rsidRPr="00000000">
        <w:rPr>
          <w:sz w:val="28"/>
          <w:szCs w:val="28"/>
          <w:rtl w:val="0"/>
        </w:rPr>
        <w:t xml:space="preserve"> com as grandes indústrias… </w:t>
      </w:r>
    </w:p>
    <w:p w:rsidR="00000000" w:rsidDel="00000000" w:rsidP="00000000" w:rsidRDefault="00000000" w:rsidRPr="00000000" w14:paraId="000003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Talvez, se você voltar dentro de algumas horas… </w:t>
      </w:r>
    </w:p>
    <w:p w:rsidR="00000000" w:rsidDel="00000000" w:rsidP="00000000" w:rsidRDefault="00000000" w:rsidRPr="00000000" w14:paraId="000003F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 quem sabe amanhã… </w:t>
      </w:r>
    </w:p>
    <w:p w:rsidR="00000000" w:rsidDel="00000000" w:rsidP="00000000" w:rsidRDefault="00000000" w:rsidRPr="00000000" w14:paraId="000004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 duas</w:t>
      </w:r>
      <w:sdt>
        <w:sdtPr>
          <w:tag w:val="goog_rdk_18"/>
        </w:sdtPr>
        <w:sdtContent>
          <w:ins w:author="Mentoria Teste" w:id="4" w:date="2022-02-15T00:16:33Z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ou</w:t>
            </w:r>
          </w:ins>
        </w:sdtContent>
      </w:sdt>
      <w:r w:rsidDel="00000000" w:rsidR="00000000" w:rsidRPr="00000000">
        <w:rPr>
          <w:b w:val="1"/>
          <w:sz w:val="28"/>
          <w:szCs w:val="28"/>
          <w:rtl w:val="0"/>
        </w:rPr>
        <w:t xml:space="preserve"> uma… </w:t>
      </w:r>
    </w:p>
    <w:p w:rsidR="00000000" w:rsidDel="00000000" w:rsidP="00000000" w:rsidRDefault="00000000" w:rsidRPr="00000000" w14:paraId="000004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 o preço estará mais alto… </w:t>
      </w:r>
    </w:p>
    <w:p w:rsidR="00000000" w:rsidDel="00000000" w:rsidP="00000000" w:rsidRDefault="00000000" w:rsidRPr="00000000" w14:paraId="000004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 essa página não estará mais no ar e você terá perdido a oportunidade da sua vida. </w:t>
      </w:r>
    </w:p>
    <w:p w:rsidR="00000000" w:rsidDel="00000000" w:rsidP="00000000" w:rsidRDefault="00000000" w:rsidRPr="00000000" w14:paraId="000004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não é só isso… </w:t>
      </w:r>
    </w:p>
    <w:p w:rsidR="00000000" w:rsidDel="00000000" w:rsidP="00000000" w:rsidRDefault="00000000" w:rsidRPr="00000000" w14:paraId="000004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Fazendo seu pedido ainda hoje, você estará 100% protegida com nossa garantia blindada de devolução do dinheiro… </w:t>
      </w:r>
    </w:p>
    <w:p w:rsidR="00000000" w:rsidDel="00000000" w:rsidP="00000000" w:rsidRDefault="00000000" w:rsidRPr="00000000" w14:paraId="000004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É assim que funciona:</w:t>
      </w:r>
    </w:p>
    <w:p w:rsidR="00000000" w:rsidDel="00000000" w:rsidP="00000000" w:rsidRDefault="00000000" w:rsidRPr="00000000" w14:paraId="000004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Faça seu pedido do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Programa Protocolo Anti Gordura</w:t>
      </w:r>
      <w:r w:rsidDel="00000000" w:rsidR="00000000" w:rsidRPr="00000000">
        <w:rPr>
          <w:sz w:val="28"/>
          <w:szCs w:val="28"/>
          <w:rtl w:val="0"/>
        </w:rPr>
        <w:t xml:space="preserve">… </w:t>
      </w:r>
    </w:p>
    <w:p w:rsidR="00000000" w:rsidDel="00000000" w:rsidP="00000000" w:rsidRDefault="00000000" w:rsidRPr="00000000" w14:paraId="000004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o material… (é tão fácil quanto contar até 10)... </w:t>
      </w:r>
    </w:p>
    <w:p w:rsidR="00000000" w:rsidDel="00000000" w:rsidP="00000000" w:rsidRDefault="00000000" w:rsidRPr="00000000" w14:paraId="000004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Veja por si mesmo como é ter uma barriguinha chapada, uma cinturinha mais fina e veja o seu peso caindo como nunca… </w:t>
      </w:r>
    </w:p>
    <w:p w:rsidR="00000000" w:rsidDel="00000000" w:rsidP="00000000" w:rsidRDefault="00000000" w:rsidRPr="00000000" w14:paraId="000004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se dentro de 30 dias (tempo mais que o suficiente para você ver resultados incríveis) você achar que o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Programa Protocolo Anti Gordura </w:t>
      </w:r>
      <w:r w:rsidDel="00000000" w:rsidR="00000000" w:rsidRPr="00000000">
        <w:rPr>
          <w:sz w:val="28"/>
          <w:szCs w:val="28"/>
          <w:rtl w:val="0"/>
        </w:rPr>
        <w:t xml:space="preserve">não vale pelo menos o dobro do que você pagou por ele…</w:t>
      </w:r>
    </w:p>
    <w:p w:rsidR="00000000" w:rsidDel="00000000" w:rsidP="00000000" w:rsidRDefault="00000000" w:rsidRPr="00000000" w14:paraId="000004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Então basta entrar em contato com nossa equipe de suporte 24h e devolveremos todo o seu dinheiro. </w:t>
      </w:r>
    </w:p>
    <w:p w:rsidR="00000000" w:rsidDel="00000000" w:rsidP="00000000" w:rsidRDefault="00000000" w:rsidRPr="00000000" w14:paraId="000004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Simples assim, sem perguntas.</w:t>
      </w:r>
    </w:p>
    <w:p w:rsidR="00000000" w:rsidDel="00000000" w:rsidP="00000000" w:rsidRDefault="00000000" w:rsidRPr="00000000" w14:paraId="000004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você receberá cada centavo de volta o mais rápido possível. </w:t>
      </w:r>
    </w:p>
    <w:p w:rsidR="00000000" w:rsidDel="00000000" w:rsidP="00000000" w:rsidRDefault="00000000" w:rsidRPr="00000000" w14:paraId="000004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Eu quero que você possa se olhar no espelho e sentir orgulho da pessoa que vê. </w:t>
      </w:r>
    </w:p>
    <w:p w:rsidR="00000000" w:rsidDel="00000000" w:rsidP="00000000" w:rsidRDefault="00000000" w:rsidRPr="00000000" w14:paraId="000004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receber elogios de pessoas aleatórias na rua sobre como você está em forma e saudável.</w:t>
      </w:r>
    </w:p>
    <w:p w:rsidR="00000000" w:rsidDel="00000000" w:rsidP="00000000" w:rsidRDefault="00000000" w:rsidRPr="00000000" w14:paraId="000004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Tudo o que você tem que fazer é clicar no botão abaixo agora mesmo.</w:t>
      </w:r>
    </w:p>
    <w:p w:rsidR="00000000" w:rsidDel="00000000" w:rsidP="00000000" w:rsidRDefault="00000000" w:rsidRPr="00000000" w14:paraId="000004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São menos de R$0,40 centavos por dia apenas pra testar SEM RISCOS o melhor programa de emagrecimento dos últimos tempos… </w:t>
      </w:r>
    </w:p>
    <w:p w:rsidR="00000000" w:rsidDel="00000000" w:rsidP="00000000" w:rsidRDefault="00000000" w:rsidRPr="00000000" w14:paraId="000004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… não deixe essa oportunidade escorregar pelos seus dedos!</w:t>
      </w:r>
    </w:p>
    <w:p w:rsidR="00000000" w:rsidDel="00000000" w:rsidP="00000000" w:rsidRDefault="00000000" w:rsidRPr="00000000" w14:paraId="00000436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Tudo o que você tem que fazer para garantir seu desconto e aproveitar este incrível negócio é clicar no botão abaixo agora mesmo...</w:t>
      </w:r>
    </w:p>
    <w:p w:rsidR="00000000" w:rsidDel="00000000" w:rsidP="00000000" w:rsidRDefault="00000000" w:rsidRPr="00000000" w14:paraId="00000439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 seguida, preencha seus dados de pagamento…</w:t>
      </w:r>
    </w:p>
    <w:p w:rsidR="00000000" w:rsidDel="00000000" w:rsidP="00000000" w:rsidRDefault="00000000" w:rsidRPr="00000000" w14:paraId="000004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você terá ACESSO COMPLETO a todo o programa em apenas 2 minutos a partir de agora...</w:t>
      </w:r>
    </w:p>
    <w:p w:rsidR="00000000" w:rsidDel="00000000" w:rsidP="00000000" w:rsidRDefault="00000000" w:rsidRPr="00000000" w14:paraId="000004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Basta clicar no botão abaixo agora mesmo.</w:t>
      </w:r>
    </w:p>
    <w:p w:rsidR="00000000" w:rsidDel="00000000" w:rsidP="00000000" w:rsidRDefault="00000000" w:rsidRPr="00000000" w14:paraId="000004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OK, é hora de agir…</w:t>
      </w:r>
    </w:p>
    <w:p w:rsidR="00000000" w:rsidDel="00000000" w:rsidP="00000000" w:rsidRDefault="00000000" w:rsidRPr="00000000" w14:paraId="000004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pode não saber (pelo menos não conscientemente), mas você está em um momento de decisão muito importante da sua vida agora…</w:t>
      </w:r>
    </w:p>
    <w:p w:rsidR="00000000" w:rsidDel="00000000" w:rsidP="00000000" w:rsidRDefault="00000000" w:rsidRPr="00000000" w14:paraId="000004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você realmente só tem dois caminhos (muito diferentes)...</w:t>
      </w:r>
    </w:p>
    <w:p w:rsidR="00000000" w:rsidDel="00000000" w:rsidP="00000000" w:rsidRDefault="00000000" w:rsidRPr="00000000" w14:paraId="000004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primeiro caminho… </w:t>
      </w:r>
    </w:p>
    <w:p w:rsidR="00000000" w:rsidDel="00000000" w:rsidP="00000000" w:rsidRDefault="00000000" w:rsidRPr="00000000" w14:paraId="000004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Uma vida inteira de energia e esperança e paixão pela vida, onde você AMA seu corpo e se surpreende cada vez que se olha no espelho...</w:t>
      </w:r>
    </w:p>
    <w:p w:rsidR="00000000" w:rsidDel="00000000" w:rsidP="00000000" w:rsidRDefault="00000000" w:rsidRPr="00000000" w14:paraId="000004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outro...</w:t>
      </w:r>
    </w:p>
    <w:p w:rsidR="00000000" w:rsidDel="00000000" w:rsidP="00000000" w:rsidRDefault="00000000" w:rsidRPr="00000000" w14:paraId="000004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Bem, a outra é apenas uma continuação da vida que você tem agora...</w:t>
      </w:r>
    </w:p>
    <w:p w:rsidR="00000000" w:rsidDel="00000000" w:rsidP="00000000" w:rsidRDefault="00000000" w:rsidRPr="00000000" w14:paraId="000004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Portanto, escute atentamente enquanto lhe digo quais são suas duas opções para que você possa fazer a escolha certa para você...</w:t>
      </w:r>
    </w:p>
    <w:p w:rsidR="00000000" w:rsidDel="00000000" w:rsidP="00000000" w:rsidRDefault="00000000" w:rsidRPr="00000000" w14:paraId="000004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opção 1 é sair desta página SEM se inscrever no programa...</w:t>
      </w:r>
    </w:p>
    <w:p w:rsidR="00000000" w:rsidDel="00000000" w:rsidP="00000000" w:rsidRDefault="00000000" w:rsidRPr="00000000" w14:paraId="000004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Acho que você já sabe o que vai acontecer se fizer isso, porque já sentiu isso tantas vezes antes...</w:t>
      </w:r>
    </w:p>
    <w:p w:rsidR="00000000" w:rsidDel="00000000" w:rsidP="00000000" w:rsidRDefault="00000000" w:rsidRPr="00000000" w14:paraId="000004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Essa sensação de desesperança...</w:t>
      </w:r>
    </w:p>
    <w:p w:rsidR="00000000" w:rsidDel="00000000" w:rsidP="00000000" w:rsidRDefault="00000000" w:rsidRPr="00000000" w14:paraId="000004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 estar preso em seu corpo...</w:t>
      </w:r>
    </w:p>
    <w:p w:rsidR="00000000" w:rsidDel="00000000" w:rsidP="00000000" w:rsidRDefault="00000000" w:rsidRPr="00000000" w14:paraId="000004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 se sentir mais pesado e exausto e mais frustrado com sua luta com seu peso e com seu corpo a cada dia...</w:t>
      </w:r>
    </w:p>
    <w:p w:rsidR="00000000" w:rsidDel="00000000" w:rsidP="00000000" w:rsidRDefault="00000000" w:rsidRPr="00000000" w14:paraId="000004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sz w:val="28"/>
          <w:szCs w:val="28"/>
        </w:rPr>
      </w:pPr>
      <w:sdt>
        <w:sdtPr>
          <w:tag w:val="goog_rdk_19"/>
        </w:sdtPr>
        <w:sdtContent>
          <w:commentRangeStart w:id="11"/>
        </w:sdtContent>
      </w:sdt>
      <w:r w:rsidDel="00000000" w:rsidR="00000000" w:rsidRPr="00000000">
        <w:rPr>
          <w:sz w:val="28"/>
          <w:szCs w:val="28"/>
          <w:rtl w:val="0"/>
        </w:rPr>
        <w:t xml:space="preserve">Perguntando-se por que é tão difícil para você ficar em forma e ficar em forma...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Eu sei que você não quer isso...</w:t>
      </w:r>
    </w:p>
    <w:p w:rsidR="00000000" w:rsidDel="00000000" w:rsidP="00000000" w:rsidRDefault="00000000" w:rsidRPr="00000000" w14:paraId="000004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Sei que você está cansado ou cansada de ver sua barriga feia e gorda olhando para você toda vez que se olha no espelho...</w:t>
      </w:r>
    </w:p>
    <w:p w:rsidR="00000000" w:rsidDel="00000000" w:rsidP="00000000" w:rsidRDefault="00000000" w:rsidRPr="00000000" w14:paraId="000004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 fingir que não se incomoda e que você está "OK" com o corpo que tem agora...</w:t>
      </w:r>
    </w:p>
    <w:p w:rsidR="00000000" w:rsidDel="00000000" w:rsidP="00000000" w:rsidRDefault="00000000" w:rsidRPr="00000000" w14:paraId="000004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É por isso que eu quero que você leve um segundo aqui e considere seriamente a possibilidade de escolher a opção 2…</w:t>
      </w:r>
    </w:p>
    <w:p w:rsidR="00000000" w:rsidDel="00000000" w:rsidP="00000000" w:rsidRDefault="00000000" w:rsidRPr="00000000" w14:paraId="000004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 muitas maneiras é o caminho mais fácil, porque tudo o que você precisa fazer é decidir se você se ama o suficiente para dizer "sim" agora mesmo...</w:t>
      </w:r>
    </w:p>
    <w:p w:rsidR="00000000" w:rsidDel="00000000" w:rsidP="00000000" w:rsidRDefault="00000000" w:rsidRPr="00000000" w14:paraId="000004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Basta clicar no botão abaixo…</w:t>
      </w:r>
    </w:p>
    <w:p w:rsidR="00000000" w:rsidDel="00000000" w:rsidP="00000000" w:rsidRDefault="00000000" w:rsidRPr="00000000" w14:paraId="000004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Veja tudo o que falei neste vídeo (e algumas surpresas que ainda nem mencionei, mas mal posso esperar para que você veja)...</w:t>
      </w:r>
    </w:p>
    <w:p w:rsidR="00000000" w:rsidDel="00000000" w:rsidP="00000000" w:rsidRDefault="00000000" w:rsidRPr="00000000" w14:paraId="000004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vai aprender tudo o que precisa saber para vencer de uma vez por todas a guerra contra a balança. </w:t>
      </w:r>
    </w:p>
    <w:p w:rsidR="00000000" w:rsidDel="00000000" w:rsidP="00000000" w:rsidRDefault="00000000" w:rsidRPr="00000000" w14:paraId="000004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Lembre-se...</w:t>
      </w:r>
    </w:p>
    <w:p w:rsidR="00000000" w:rsidDel="00000000" w:rsidP="00000000" w:rsidRDefault="00000000" w:rsidRPr="00000000" w14:paraId="000004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sua garantia de 30 dias você não está arriscando absolutamente nada…</w:t>
      </w:r>
    </w:p>
    <w:p w:rsidR="00000000" w:rsidDel="00000000" w:rsidP="00000000" w:rsidRDefault="00000000" w:rsidRPr="00000000" w14:paraId="000004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Acredito firmemente que se eu não conseguir TODOS os resultados que prometi neste vídeo, simplesmente não mereço um centavo do seu dinheiro...)</w:t>
      </w:r>
    </w:p>
    <w:p w:rsidR="00000000" w:rsidDel="00000000" w:rsidP="00000000" w:rsidRDefault="00000000" w:rsidRPr="00000000" w14:paraId="000004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Mal posso esperar para ouvir sobre seu sucesso.</w:t>
      </w:r>
    </w:p>
    <w:p w:rsidR="00000000" w:rsidDel="00000000" w:rsidP="00000000" w:rsidRDefault="00000000" w:rsidRPr="00000000" w14:paraId="000004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Obrigado por seu tempo. </w:t>
      </w:r>
    </w:p>
    <w:p w:rsidR="00000000" w:rsidDel="00000000" w:rsidP="00000000" w:rsidRDefault="00000000" w:rsidRPr="00000000" w14:paraId="000004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Basta clicar no botão abaixo, agora.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entoria Teste" w:id="9" w:date="2022-02-15T00:12:16Z"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remover essa parte</w:t>
      </w:r>
    </w:p>
  </w:comment>
  <w:comment w:author="Mentoria Teste" w:id="3" w:date="2022-02-15T00:00:58Z"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Deixar mais simples para entender</w:t>
      </w:r>
    </w:p>
  </w:comment>
  <w:comment w:author="Mentoria Teste" w:id="8" w:date="2022-02-15T00:09:29Z"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Deixar mais simples de entender</w:t>
      </w:r>
    </w:p>
  </w:comment>
  <w:comment w:author="Mentoria Teste" w:id="10" w:date="2022-02-15T00:16:09Z"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trocar ÍNFIMO por RIDÍCULO</w:t>
      </w:r>
    </w:p>
  </w:comment>
  <w:comment w:author="Mentoria Teste" w:id="4" w:date="2022-02-15T00:02:30Z"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trabalham 24 horas por dia e 7 dias por semana para queimar calorias de suas reservas de gordura e transformar os alimentos que você come em pura energia…</w:t>
      </w:r>
    </w:p>
  </w:comment>
  <w:comment w:author="Mentoria Teste" w:id="5" w:date="2022-02-14T22:20:14Z"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Oferta e Fechamento (Closing)</w:t>
      </w:r>
    </w:p>
  </w:comment>
  <w:comment w:author="Mentoria Teste" w:id="7" w:date="2022-02-15T00:09:18Z"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Simplificar ainda mais, deixar mais fácil para entender</w:t>
      </w:r>
    </w:p>
  </w:comment>
  <w:comment w:author="Mentoria Teste" w:id="2" w:date="2022-02-14T22:19:31Z"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Mecanismo único do problema e Mecanismo único da solução</w:t>
      </w:r>
    </w:p>
  </w:comment>
  <w:comment w:author="Mentoria Teste" w:id="11" w:date="2022-02-15T00:19:39Z"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Perguntando-se, porque é tão difícil ficar em forma...</w:t>
      </w:r>
    </w:p>
  </w:comment>
  <w:comment w:author="Mentoria Teste" w:id="6" w:date="2022-02-15T00:07:25Z"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...com o que você come e quando você come...</w:t>
      </w:r>
    </w:p>
  </w:comment>
  <w:comment w:author="Mentoria Teste" w:id="0" w:date="2022-02-14T22:16:56Z"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Lead - Início do VSL</w:t>
      </w:r>
    </w:p>
  </w:comment>
  <w:comment w:author="Mentoria Teste" w:id="1" w:date="2022-02-14T22:18:19Z"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Story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497" w15:done="0"/>
  <w15:commentEx w15:paraId="00000498" w15:done="0"/>
  <w15:commentEx w15:paraId="00000499" w15:done="0"/>
  <w15:commentEx w15:paraId="0000049A" w15:done="0"/>
  <w15:commentEx w15:paraId="0000049B" w15:done="0"/>
  <w15:commentEx w15:paraId="0000049C" w15:done="0"/>
  <w15:commentEx w15:paraId="0000049D" w15:done="0"/>
  <w15:commentEx w15:paraId="0000049E" w15:done="0"/>
  <w15:commentEx w15:paraId="0000049F" w15:done="0"/>
  <w15:commentEx w15:paraId="000004A0" w15:done="0"/>
  <w15:commentEx w15:paraId="000004A1" w15:done="0"/>
  <w15:commentEx w15:paraId="000004A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jlCcQcXkeTeWPdAus2MOORQ8eQ==">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